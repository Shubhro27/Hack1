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671" w:rsidRPr="00E554C5" w:rsidRDefault="00953671" w:rsidP="00953671">
      <w:pPr>
        <w:pStyle w:val="TOCHeading"/>
        <w:rPr>
          <w:u w:val="none"/>
        </w:rPr>
      </w:pPr>
      <w:r w:rsidRPr="00E554C5">
        <w:rPr>
          <w:u w:val="none"/>
        </w:rPr>
        <w:t>Document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5"/>
        <w:gridCol w:w="6061"/>
      </w:tblGrid>
      <w:tr w:rsidR="00953671" w:rsidRPr="00C009D6" w:rsidTr="00E52F44">
        <w:trPr>
          <w:tblHeader/>
        </w:trPr>
        <w:tc>
          <w:tcPr>
            <w:tcW w:w="3591" w:type="dxa"/>
            <w:tcBorders>
              <w:left w:val="single" w:sz="4" w:space="0" w:color="auto"/>
            </w:tcBorders>
            <w:shd w:val="clear" w:color="auto" w:fill="D9D9D9"/>
          </w:tcPr>
          <w:p w:rsidR="00953671" w:rsidRPr="00C009D6" w:rsidRDefault="00953671" w:rsidP="00E52F44">
            <w:pPr>
              <w:pStyle w:val="TableTop"/>
            </w:pPr>
            <w:r w:rsidRPr="00C009D6">
              <w:t>Attribute</w:t>
            </w:r>
          </w:p>
        </w:tc>
        <w:tc>
          <w:tcPr>
            <w:tcW w:w="7425" w:type="dxa"/>
            <w:shd w:val="clear" w:color="auto" w:fill="D9D9D9"/>
          </w:tcPr>
          <w:p w:rsidR="00953671" w:rsidRPr="00C009D6" w:rsidRDefault="00953671" w:rsidP="00E52F44">
            <w:pPr>
              <w:pStyle w:val="TableTop"/>
            </w:pPr>
            <w:r w:rsidRPr="00C009D6">
              <w:t>Value</w:t>
            </w:r>
          </w:p>
        </w:tc>
      </w:tr>
      <w:tr w:rsidR="00953671" w:rsidRPr="008A6918" w:rsidTr="00E52F44">
        <w:trPr>
          <w:cantSplit/>
        </w:trPr>
        <w:tc>
          <w:tcPr>
            <w:tcW w:w="3591" w:type="dxa"/>
            <w:tcBorders>
              <w:left w:val="single" w:sz="4" w:space="0" w:color="auto"/>
            </w:tcBorders>
          </w:tcPr>
          <w:p w:rsidR="00953671" w:rsidRDefault="00953671" w:rsidP="00E52F44">
            <w:pPr>
              <w:pStyle w:val="TableText"/>
            </w:pPr>
            <w:r>
              <w:t xml:space="preserve">Application ID / </w:t>
            </w:r>
          </w:p>
          <w:p w:rsidR="00953671" w:rsidRPr="008426E4" w:rsidRDefault="00953671" w:rsidP="00E52F44">
            <w:pPr>
              <w:pStyle w:val="TableText"/>
            </w:pPr>
            <w:r>
              <w:t>Application Name</w:t>
            </w:r>
          </w:p>
        </w:tc>
        <w:tc>
          <w:tcPr>
            <w:tcW w:w="7425" w:type="dxa"/>
          </w:tcPr>
          <w:p w:rsidR="00953671" w:rsidRPr="008A6918" w:rsidRDefault="00953671" w:rsidP="00E52F44">
            <w:pPr>
              <w:pStyle w:val="TableText"/>
              <w:rPr>
                <w:color w:val="4F81BD"/>
              </w:rPr>
            </w:pPr>
            <w:r>
              <w:rPr>
                <w:rFonts w:asciiTheme="minorHAnsi" w:hAnsiTheme="minorHAnsi" w:cstheme="minorHAnsi"/>
              </w:rPr>
              <w:t>Dispatch Analytics Application.  Customer Notifications and Reporting Requirements</w:t>
            </w:r>
          </w:p>
        </w:tc>
      </w:tr>
      <w:tr w:rsidR="00953671" w:rsidRPr="008A6918" w:rsidTr="00E52F44">
        <w:trPr>
          <w:cantSplit/>
        </w:trPr>
        <w:tc>
          <w:tcPr>
            <w:tcW w:w="3591" w:type="dxa"/>
            <w:tcBorders>
              <w:left w:val="single" w:sz="4" w:space="0" w:color="auto"/>
            </w:tcBorders>
          </w:tcPr>
          <w:p w:rsidR="00953671" w:rsidRPr="008426E4" w:rsidRDefault="00953671" w:rsidP="00E52F44">
            <w:pPr>
              <w:pStyle w:val="TableText"/>
            </w:pPr>
            <w:r w:rsidRPr="008426E4">
              <w:t>Owner</w:t>
            </w:r>
          </w:p>
        </w:tc>
        <w:tc>
          <w:tcPr>
            <w:tcW w:w="7425" w:type="dxa"/>
          </w:tcPr>
          <w:p w:rsidR="00953671" w:rsidRPr="00642A5C" w:rsidRDefault="00953671" w:rsidP="0071161A">
            <w:pPr>
              <w:pStyle w:val="TableText"/>
              <w:rPr>
                <w:rFonts w:asciiTheme="minorHAnsi" w:hAnsiTheme="minorHAnsi" w:cstheme="minorHAnsi"/>
              </w:rPr>
            </w:pPr>
            <w:r>
              <w:rPr>
                <w:rFonts w:asciiTheme="minorHAnsi" w:hAnsiTheme="minorHAnsi" w:cstheme="minorHAnsi"/>
              </w:rPr>
              <w:t>Sangita  Agarwal</w:t>
            </w:r>
            <w:r w:rsidRPr="00994E45">
              <w:rPr>
                <w:rFonts w:asciiTheme="minorHAnsi" w:hAnsiTheme="minorHAnsi" w:cstheme="minorHAnsi"/>
              </w:rPr>
              <w:t xml:space="preserve">  (ATTUID : s</w:t>
            </w:r>
            <w:r>
              <w:rPr>
                <w:rFonts w:asciiTheme="minorHAnsi" w:hAnsiTheme="minorHAnsi" w:cstheme="minorHAnsi"/>
              </w:rPr>
              <w:t>a239t</w:t>
            </w:r>
            <w:r w:rsidRPr="00994E45">
              <w:rPr>
                <w:rFonts w:asciiTheme="minorHAnsi" w:hAnsiTheme="minorHAnsi" w:cstheme="minorHAnsi"/>
              </w:rPr>
              <w:t xml:space="preserve">) </w:t>
            </w:r>
          </w:p>
        </w:tc>
      </w:tr>
      <w:tr w:rsidR="00953671" w:rsidRPr="008A6918" w:rsidTr="00E52F44">
        <w:trPr>
          <w:cantSplit/>
        </w:trPr>
        <w:tc>
          <w:tcPr>
            <w:tcW w:w="3591" w:type="dxa"/>
            <w:tcBorders>
              <w:left w:val="single" w:sz="4" w:space="0" w:color="auto"/>
            </w:tcBorders>
          </w:tcPr>
          <w:p w:rsidR="00953671" w:rsidRPr="008426E4" w:rsidRDefault="00953671" w:rsidP="00E52F44">
            <w:pPr>
              <w:pStyle w:val="TableText"/>
            </w:pPr>
            <w:r w:rsidRPr="008426E4">
              <w:t>Owner Contact Information</w:t>
            </w:r>
          </w:p>
        </w:tc>
        <w:tc>
          <w:tcPr>
            <w:tcW w:w="7425" w:type="dxa"/>
          </w:tcPr>
          <w:p w:rsidR="00953671" w:rsidRPr="008A6918" w:rsidRDefault="0071161A" w:rsidP="00E52F44">
            <w:pPr>
              <w:pStyle w:val="TableText"/>
              <w:rPr>
                <w:color w:val="4F81BD"/>
              </w:rPr>
            </w:pPr>
            <w:r w:rsidRPr="00994E45">
              <w:rPr>
                <w:rFonts w:asciiTheme="minorHAnsi" w:hAnsiTheme="minorHAnsi" w:cstheme="minorHAnsi"/>
              </w:rPr>
              <w:t>(Contact : +91</w:t>
            </w:r>
            <w:r>
              <w:rPr>
                <w:rFonts w:asciiTheme="minorHAnsi" w:hAnsiTheme="minorHAnsi" w:cstheme="minorHAnsi"/>
              </w:rPr>
              <w:t>9320026766</w:t>
            </w:r>
            <w:r w:rsidRPr="00994E45">
              <w:rPr>
                <w:rFonts w:asciiTheme="minorHAnsi" w:hAnsiTheme="minorHAnsi" w:cstheme="minorHAnsi"/>
              </w:rPr>
              <w:t xml:space="preserve"> )</w:t>
            </w:r>
          </w:p>
        </w:tc>
      </w:tr>
      <w:tr w:rsidR="00953671" w:rsidRPr="00DD5B62" w:rsidTr="00E52F44">
        <w:trPr>
          <w:cantSplit/>
        </w:trPr>
        <w:tc>
          <w:tcPr>
            <w:tcW w:w="3591" w:type="dxa"/>
            <w:tcBorders>
              <w:left w:val="single" w:sz="4" w:space="0" w:color="auto"/>
            </w:tcBorders>
          </w:tcPr>
          <w:p w:rsidR="00953671" w:rsidRPr="008426E4" w:rsidRDefault="00953671" w:rsidP="00E52F44">
            <w:pPr>
              <w:pStyle w:val="TableText"/>
            </w:pPr>
            <w:r w:rsidRPr="008426E4">
              <w:t>Other Attribute</w:t>
            </w:r>
          </w:p>
        </w:tc>
        <w:tc>
          <w:tcPr>
            <w:tcW w:w="7425" w:type="dxa"/>
          </w:tcPr>
          <w:p w:rsidR="00953671" w:rsidRPr="00DD5B62" w:rsidRDefault="0071161A" w:rsidP="00E52F44">
            <w:pPr>
              <w:pStyle w:val="TableText"/>
            </w:pPr>
            <w:r w:rsidRPr="0071161A">
              <w:rPr>
                <w:rFonts w:asciiTheme="minorHAnsi" w:hAnsiTheme="minorHAnsi" w:cstheme="minorHAnsi"/>
              </w:rPr>
              <w:t>297630c</w:t>
            </w:r>
          </w:p>
        </w:tc>
      </w:tr>
    </w:tbl>
    <w:p w:rsidR="00953671" w:rsidRDefault="00953671" w:rsidP="00953671"/>
    <w:p w:rsidR="00953671" w:rsidRDefault="00953671" w:rsidP="00953671">
      <w:pPr>
        <w:pStyle w:val="Heading2"/>
      </w:pPr>
      <w:bookmarkStart w:id="0" w:name="_Toc230058434"/>
    </w:p>
    <w:p w:rsidR="00953671" w:rsidRPr="00E554C5" w:rsidRDefault="00953671" w:rsidP="00953671">
      <w:pPr>
        <w:pStyle w:val="TOCHeading"/>
        <w:rPr>
          <w:u w:val="none"/>
        </w:rPr>
      </w:pPr>
      <w:r w:rsidRPr="00E554C5">
        <w:rPr>
          <w:u w:val="none"/>
        </w:rPr>
        <w:t>Revision History</w:t>
      </w:r>
      <w:bookmarkEnd w:id="0"/>
    </w:p>
    <w:p w:rsidR="00953671" w:rsidRDefault="00953671" w:rsidP="00953671">
      <w:r>
        <w:t>The following table lists the revision history of this document:</w:t>
      </w:r>
    </w:p>
    <w:p w:rsidR="00953671" w:rsidRDefault="00953671" w:rsidP="00953671"/>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71"/>
        <w:gridCol w:w="1294"/>
        <w:gridCol w:w="1212"/>
        <w:gridCol w:w="4836"/>
      </w:tblGrid>
      <w:tr w:rsidR="00953671" w:rsidRPr="00C009D6" w:rsidTr="0071161A">
        <w:trPr>
          <w:tblHeader/>
        </w:trPr>
        <w:tc>
          <w:tcPr>
            <w:tcW w:w="1671" w:type="dxa"/>
            <w:tcBorders>
              <w:left w:val="single" w:sz="4" w:space="0" w:color="auto"/>
            </w:tcBorders>
            <w:shd w:val="clear" w:color="auto" w:fill="D9D9D9"/>
          </w:tcPr>
          <w:p w:rsidR="00953671" w:rsidRPr="00C009D6" w:rsidRDefault="00953671" w:rsidP="00E52F44">
            <w:pPr>
              <w:pStyle w:val="TableTop"/>
            </w:pPr>
            <w:r w:rsidRPr="00C009D6">
              <w:t>Author</w:t>
            </w:r>
          </w:p>
        </w:tc>
        <w:tc>
          <w:tcPr>
            <w:tcW w:w="1294" w:type="dxa"/>
            <w:shd w:val="clear" w:color="auto" w:fill="D9D9D9"/>
          </w:tcPr>
          <w:p w:rsidR="00953671" w:rsidRPr="00C009D6" w:rsidRDefault="00953671" w:rsidP="00E52F44">
            <w:pPr>
              <w:pStyle w:val="TableTop"/>
            </w:pPr>
            <w:r w:rsidRPr="00C009D6">
              <w:t>Date</w:t>
            </w:r>
          </w:p>
        </w:tc>
        <w:tc>
          <w:tcPr>
            <w:tcW w:w="1212" w:type="dxa"/>
            <w:shd w:val="clear" w:color="auto" w:fill="D9D9D9"/>
          </w:tcPr>
          <w:p w:rsidR="00953671" w:rsidRPr="00C009D6" w:rsidRDefault="00953671" w:rsidP="00E52F44">
            <w:pPr>
              <w:pStyle w:val="TableTop"/>
            </w:pPr>
            <w:r w:rsidRPr="00C009D6">
              <w:t>Version #</w:t>
            </w:r>
          </w:p>
        </w:tc>
        <w:tc>
          <w:tcPr>
            <w:tcW w:w="4836" w:type="dxa"/>
            <w:shd w:val="clear" w:color="auto" w:fill="D9D9D9"/>
          </w:tcPr>
          <w:p w:rsidR="00953671" w:rsidRPr="00C009D6" w:rsidRDefault="00953671" w:rsidP="00E52F44">
            <w:pPr>
              <w:pStyle w:val="TableTop"/>
            </w:pPr>
            <w:r w:rsidRPr="00C009D6">
              <w:t>Revision Description</w:t>
            </w:r>
          </w:p>
        </w:tc>
      </w:tr>
      <w:tr w:rsidR="00953671" w:rsidRPr="00DD5B62" w:rsidTr="0071161A">
        <w:tc>
          <w:tcPr>
            <w:tcW w:w="1671" w:type="dxa"/>
            <w:tcBorders>
              <w:left w:val="single" w:sz="4" w:space="0" w:color="auto"/>
            </w:tcBorders>
          </w:tcPr>
          <w:p w:rsidR="00953671" w:rsidRPr="00DD5B62" w:rsidRDefault="00953671" w:rsidP="00E52F44">
            <w:pPr>
              <w:pStyle w:val="TableText"/>
            </w:pPr>
            <w:r>
              <w:rPr>
                <w:rFonts w:asciiTheme="minorHAnsi" w:hAnsiTheme="minorHAnsi" w:cstheme="minorHAnsi"/>
              </w:rPr>
              <w:t>Sangita Agarwal</w:t>
            </w:r>
          </w:p>
        </w:tc>
        <w:tc>
          <w:tcPr>
            <w:tcW w:w="1294" w:type="dxa"/>
          </w:tcPr>
          <w:p w:rsidR="00953671" w:rsidRPr="00DD5B62" w:rsidRDefault="00953671" w:rsidP="00E52F44">
            <w:pPr>
              <w:pStyle w:val="TableText"/>
            </w:pPr>
            <w:r>
              <w:rPr>
                <w:rFonts w:asciiTheme="minorHAnsi" w:hAnsiTheme="minorHAnsi" w:cstheme="minorHAnsi"/>
              </w:rPr>
              <w:t>12</w:t>
            </w:r>
            <w:r w:rsidRPr="00994E45">
              <w:rPr>
                <w:rFonts w:asciiTheme="minorHAnsi" w:hAnsiTheme="minorHAnsi" w:cstheme="minorHAnsi"/>
              </w:rPr>
              <w:t>/</w:t>
            </w:r>
            <w:r>
              <w:rPr>
                <w:rFonts w:asciiTheme="minorHAnsi" w:hAnsiTheme="minorHAnsi" w:cstheme="minorHAnsi"/>
              </w:rPr>
              <w:t>21</w:t>
            </w:r>
            <w:r w:rsidRPr="00994E45">
              <w:rPr>
                <w:rFonts w:asciiTheme="minorHAnsi" w:hAnsiTheme="minorHAnsi" w:cstheme="minorHAnsi"/>
              </w:rPr>
              <w:t>/2017</w:t>
            </w:r>
          </w:p>
        </w:tc>
        <w:tc>
          <w:tcPr>
            <w:tcW w:w="1212" w:type="dxa"/>
          </w:tcPr>
          <w:p w:rsidR="00953671" w:rsidRPr="00DD5B62" w:rsidRDefault="00953671" w:rsidP="00E52F44">
            <w:pPr>
              <w:pStyle w:val="TableText"/>
            </w:pPr>
            <w:r>
              <w:rPr>
                <w:rFonts w:asciiTheme="minorHAnsi" w:hAnsiTheme="minorHAnsi" w:cstheme="minorHAnsi"/>
              </w:rPr>
              <w:t>0.1</w:t>
            </w:r>
          </w:p>
        </w:tc>
        <w:tc>
          <w:tcPr>
            <w:tcW w:w="4836" w:type="dxa"/>
          </w:tcPr>
          <w:p w:rsidR="00953671" w:rsidRPr="00DD5B62" w:rsidRDefault="00953671" w:rsidP="00E52F44">
            <w:pPr>
              <w:pStyle w:val="TableText"/>
            </w:pPr>
            <w:r w:rsidRPr="00994E45">
              <w:rPr>
                <w:rFonts w:asciiTheme="minorHAnsi" w:hAnsiTheme="minorHAnsi" w:cstheme="minorHAnsi"/>
              </w:rPr>
              <w:t>Initial draft</w:t>
            </w:r>
          </w:p>
        </w:tc>
      </w:tr>
      <w:tr w:rsidR="00263232" w:rsidRPr="00DD5B62" w:rsidTr="0071161A">
        <w:tc>
          <w:tcPr>
            <w:tcW w:w="1671" w:type="dxa"/>
            <w:tcBorders>
              <w:left w:val="single" w:sz="4" w:space="0" w:color="auto"/>
            </w:tcBorders>
          </w:tcPr>
          <w:p w:rsidR="00263232" w:rsidRPr="00DD5B62" w:rsidRDefault="00263232" w:rsidP="00263232">
            <w:pPr>
              <w:pStyle w:val="TableText"/>
            </w:pPr>
            <w:r>
              <w:rPr>
                <w:rFonts w:asciiTheme="minorHAnsi" w:hAnsiTheme="minorHAnsi" w:cstheme="minorHAnsi"/>
              </w:rPr>
              <w:t>Sangita Agarwal</w:t>
            </w:r>
          </w:p>
        </w:tc>
        <w:tc>
          <w:tcPr>
            <w:tcW w:w="1294" w:type="dxa"/>
          </w:tcPr>
          <w:p w:rsidR="00263232" w:rsidRPr="00DD5B62" w:rsidRDefault="00263232" w:rsidP="00263232">
            <w:pPr>
              <w:pStyle w:val="TableText"/>
            </w:pPr>
            <w:r>
              <w:rPr>
                <w:rFonts w:asciiTheme="minorHAnsi" w:hAnsiTheme="minorHAnsi" w:cstheme="minorHAnsi"/>
              </w:rPr>
              <w:t>12</w:t>
            </w:r>
            <w:r w:rsidRPr="00994E45">
              <w:rPr>
                <w:rFonts w:asciiTheme="minorHAnsi" w:hAnsiTheme="minorHAnsi" w:cstheme="minorHAnsi"/>
              </w:rPr>
              <w:t>/</w:t>
            </w:r>
            <w:r>
              <w:rPr>
                <w:rFonts w:asciiTheme="minorHAnsi" w:hAnsiTheme="minorHAnsi" w:cstheme="minorHAnsi"/>
              </w:rPr>
              <w:t>22</w:t>
            </w:r>
            <w:r w:rsidRPr="00994E45">
              <w:rPr>
                <w:rFonts w:asciiTheme="minorHAnsi" w:hAnsiTheme="minorHAnsi" w:cstheme="minorHAnsi"/>
              </w:rPr>
              <w:t>/2017</w:t>
            </w:r>
          </w:p>
        </w:tc>
        <w:tc>
          <w:tcPr>
            <w:tcW w:w="1212" w:type="dxa"/>
          </w:tcPr>
          <w:p w:rsidR="00263232" w:rsidRPr="00DD5B62" w:rsidRDefault="00263232" w:rsidP="00263232">
            <w:pPr>
              <w:pStyle w:val="TableText"/>
            </w:pPr>
            <w:r>
              <w:rPr>
                <w:rFonts w:asciiTheme="minorHAnsi" w:hAnsiTheme="minorHAnsi" w:cstheme="minorHAnsi"/>
              </w:rPr>
              <w:t>0.2</w:t>
            </w:r>
          </w:p>
        </w:tc>
        <w:tc>
          <w:tcPr>
            <w:tcW w:w="4836" w:type="dxa"/>
          </w:tcPr>
          <w:p w:rsidR="00263232" w:rsidRPr="00DD5B62" w:rsidRDefault="00263232" w:rsidP="00263232">
            <w:pPr>
              <w:pStyle w:val="TableText"/>
            </w:pPr>
            <w:r>
              <w:rPr>
                <w:rFonts w:asciiTheme="minorHAnsi" w:hAnsiTheme="minorHAnsi" w:cstheme="minorHAnsi"/>
              </w:rPr>
              <w:t>Added Design Decision for US 262651</w:t>
            </w:r>
          </w:p>
        </w:tc>
      </w:tr>
      <w:tr w:rsidR="00263232" w:rsidRPr="00DD5B62" w:rsidTr="0071161A">
        <w:tc>
          <w:tcPr>
            <w:tcW w:w="1671" w:type="dxa"/>
            <w:tcBorders>
              <w:left w:val="single" w:sz="4" w:space="0" w:color="auto"/>
            </w:tcBorders>
          </w:tcPr>
          <w:p w:rsidR="00263232" w:rsidRPr="00DD5B62" w:rsidRDefault="00263232" w:rsidP="00263232">
            <w:pPr>
              <w:pStyle w:val="TableText"/>
            </w:pPr>
            <w:r>
              <w:rPr>
                <w:rFonts w:asciiTheme="minorHAnsi" w:hAnsiTheme="minorHAnsi" w:cstheme="minorHAnsi"/>
              </w:rPr>
              <w:t>Sangita Agarwal</w:t>
            </w:r>
          </w:p>
        </w:tc>
        <w:tc>
          <w:tcPr>
            <w:tcW w:w="1294" w:type="dxa"/>
          </w:tcPr>
          <w:p w:rsidR="00263232" w:rsidRPr="00DD5B62" w:rsidRDefault="00263232" w:rsidP="00263232">
            <w:pPr>
              <w:pStyle w:val="TableText"/>
            </w:pPr>
            <w:r>
              <w:rPr>
                <w:rFonts w:asciiTheme="minorHAnsi" w:hAnsiTheme="minorHAnsi" w:cstheme="minorHAnsi"/>
              </w:rPr>
              <w:t>12</w:t>
            </w:r>
            <w:r w:rsidRPr="00994E45">
              <w:rPr>
                <w:rFonts w:asciiTheme="minorHAnsi" w:hAnsiTheme="minorHAnsi" w:cstheme="minorHAnsi"/>
              </w:rPr>
              <w:t>/</w:t>
            </w:r>
            <w:r>
              <w:rPr>
                <w:rFonts w:asciiTheme="minorHAnsi" w:hAnsiTheme="minorHAnsi" w:cstheme="minorHAnsi"/>
              </w:rPr>
              <w:t>22</w:t>
            </w:r>
            <w:r w:rsidRPr="00994E45">
              <w:rPr>
                <w:rFonts w:asciiTheme="minorHAnsi" w:hAnsiTheme="minorHAnsi" w:cstheme="minorHAnsi"/>
              </w:rPr>
              <w:t>/2017</w:t>
            </w:r>
          </w:p>
        </w:tc>
        <w:tc>
          <w:tcPr>
            <w:tcW w:w="1212" w:type="dxa"/>
          </w:tcPr>
          <w:p w:rsidR="00263232" w:rsidRPr="00DD5B62" w:rsidRDefault="00263232" w:rsidP="00263232">
            <w:pPr>
              <w:pStyle w:val="TableText"/>
            </w:pPr>
            <w:r>
              <w:rPr>
                <w:rFonts w:asciiTheme="minorHAnsi" w:hAnsiTheme="minorHAnsi" w:cstheme="minorHAnsi"/>
              </w:rPr>
              <w:t>0.3</w:t>
            </w:r>
          </w:p>
        </w:tc>
        <w:tc>
          <w:tcPr>
            <w:tcW w:w="4836" w:type="dxa"/>
          </w:tcPr>
          <w:p w:rsidR="00263232" w:rsidRPr="00DD5B62" w:rsidRDefault="00263232" w:rsidP="00263232">
            <w:pPr>
              <w:pStyle w:val="TableText"/>
            </w:pPr>
            <w:r>
              <w:rPr>
                <w:rFonts w:asciiTheme="minorHAnsi" w:hAnsiTheme="minorHAnsi" w:cstheme="minorHAnsi"/>
              </w:rPr>
              <w:t>Added Design Decision for US 262652</w:t>
            </w:r>
          </w:p>
        </w:tc>
      </w:tr>
      <w:tr w:rsidR="001F04BE" w:rsidRPr="00DD5B62" w:rsidTr="0071161A">
        <w:tc>
          <w:tcPr>
            <w:tcW w:w="1671" w:type="dxa"/>
            <w:tcBorders>
              <w:left w:val="single" w:sz="4" w:space="0" w:color="auto"/>
            </w:tcBorders>
          </w:tcPr>
          <w:p w:rsidR="001F04BE" w:rsidRPr="00DD5B62" w:rsidRDefault="001F04BE" w:rsidP="001F04BE">
            <w:pPr>
              <w:pStyle w:val="TableText"/>
            </w:pPr>
            <w:r>
              <w:rPr>
                <w:rFonts w:asciiTheme="minorHAnsi" w:hAnsiTheme="minorHAnsi" w:cstheme="minorHAnsi"/>
              </w:rPr>
              <w:t>Sangita Agarwal</w:t>
            </w:r>
          </w:p>
        </w:tc>
        <w:tc>
          <w:tcPr>
            <w:tcW w:w="1294" w:type="dxa"/>
          </w:tcPr>
          <w:p w:rsidR="001F04BE" w:rsidRPr="00DD5B62" w:rsidRDefault="001F04BE" w:rsidP="001F04BE">
            <w:pPr>
              <w:pStyle w:val="TableText"/>
            </w:pPr>
            <w:r>
              <w:rPr>
                <w:rFonts w:asciiTheme="minorHAnsi" w:hAnsiTheme="minorHAnsi" w:cstheme="minorHAnsi"/>
              </w:rPr>
              <w:t>12</w:t>
            </w:r>
            <w:r w:rsidRPr="00994E45">
              <w:rPr>
                <w:rFonts w:asciiTheme="minorHAnsi" w:hAnsiTheme="minorHAnsi" w:cstheme="minorHAnsi"/>
              </w:rPr>
              <w:t>/</w:t>
            </w:r>
            <w:r>
              <w:rPr>
                <w:rFonts w:asciiTheme="minorHAnsi" w:hAnsiTheme="minorHAnsi" w:cstheme="minorHAnsi"/>
              </w:rPr>
              <w:t>22</w:t>
            </w:r>
            <w:r w:rsidRPr="00994E45">
              <w:rPr>
                <w:rFonts w:asciiTheme="minorHAnsi" w:hAnsiTheme="minorHAnsi" w:cstheme="minorHAnsi"/>
              </w:rPr>
              <w:t>/2017</w:t>
            </w:r>
          </w:p>
        </w:tc>
        <w:tc>
          <w:tcPr>
            <w:tcW w:w="1212" w:type="dxa"/>
          </w:tcPr>
          <w:p w:rsidR="001F04BE" w:rsidRPr="00DD5B62" w:rsidRDefault="001F04BE" w:rsidP="001F04BE">
            <w:pPr>
              <w:pStyle w:val="TableText"/>
            </w:pPr>
            <w:r>
              <w:rPr>
                <w:rFonts w:asciiTheme="minorHAnsi" w:hAnsiTheme="minorHAnsi" w:cstheme="minorHAnsi"/>
              </w:rPr>
              <w:t>0.4</w:t>
            </w:r>
          </w:p>
        </w:tc>
        <w:tc>
          <w:tcPr>
            <w:tcW w:w="4836" w:type="dxa"/>
          </w:tcPr>
          <w:p w:rsidR="001F04BE" w:rsidRPr="00DD5B62" w:rsidRDefault="001F04BE" w:rsidP="00365CC6">
            <w:pPr>
              <w:pStyle w:val="TableText"/>
            </w:pPr>
            <w:r>
              <w:rPr>
                <w:rFonts w:asciiTheme="minorHAnsi" w:hAnsiTheme="minorHAnsi" w:cstheme="minorHAnsi"/>
              </w:rPr>
              <w:t xml:space="preserve">Review of HLD by </w:t>
            </w:r>
            <w:proofErr w:type="spellStart"/>
            <w:r>
              <w:rPr>
                <w:rFonts w:asciiTheme="minorHAnsi" w:hAnsiTheme="minorHAnsi" w:cstheme="minorHAnsi"/>
              </w:rPr>
              <w:t>Jeeho</w:t>
            </w:r>
            <w:proofErr w:type="spellEnd"/>
            <w:r>
              <w:rPr>
                <w:rFonts w:asciiTheme="minorHAnsi" w:hAnsiTheme="minorHAnsi" w:cstheme="minorHAnsi"/>
              </w:rPr>
              <w:t xml:space="preserve"> </w:t>
            </w:r>
            <w:proofErr w:type="spellStart"/>
            <w:r>
              <w:rPr>
                <w:rFonts w:asciiTheme="minorHAnsi" w:hAnsiTheme="minorHAnsi" w:cstheme="minorHAnsi"/>
              </w:rPr>
              <w:t>Sohn</w:t>
            </w:r>
            <w:proofErr w:type="spellEnd"/>
            <w:r>
              <w:rPr>
                <w:rFonts w:asciiTheme="minorHAnsi" w:hAnsiTheme="minorHAnsi" w:cstheme="minorHAnsi"/>
              </w:rPr>
              <w:t xml:space="preserve"> and </w:t>
            </w:r>
            <w:proofErr w:type="spellStart"/>
            <w:r>
              <w:rPr>
                <w:rFonts w:asciiTheme="minorHAnsi" w:hAnsiTheme="minorHAnsi" w:cstheme="minorHAnsi"/>
              </w:rPr>
              <w:t>Suhasini</w:t>
            </w:r>
            <w:proofErr w:type="spellEnd"/>
            <w:r>
              <w:rPr>
                <w:rFonts w:asciiTheme="minorHAnsi" w:hAnsiTheme="minorHAnsi" w:cstheme="minorHAnsi"/>
              </w:rPr>
              <w:t xml:space="preserve"> </w:t>
            </w:r>
            <w:proofErr w:type="spellStart"/>
            <w:r>
              <w:rPr>
                <w:rFonts w:asciiTheme="minorHAnsi" w:hAnsiTheme="minorHAnsi" w:cstheme="minorHAnsi"/>
              </w:rPr>
              <w:t>Madidi</w:t>
            </w:r>
            <w:proofErr w:type="spellEnd"/>
            <w:r>
              <w:rPr>
                <w:rFonts w:asciiTheme="minorHAnsi" w:hAnsiTheme="minorHAnsi" w:cstheme="minorHAnsi"/>
              </w:rPr>
              <w:t xml:space="preserve">. Updated few points (Event type, role </w:t>
            </w:r>
            <w:r w:rsidR="00365CC6">
              <w:rPr>
                <w:rFonts w:asciiTheme="minorHAnsi" w:hAnsiTheme="minorHAnsi" w:cstheme="minorHAnsi"/>
              </w:rPr>
              <w:t xml:space="preserve">, Remarks, Remark type </w:t>
            </w:r>
            <w:proofErr w:type="spellStart"/>
            <w:r w:rsidR="00365CC6">
              <w:rPr>
                <w:rFonts w:asciiTheme="minorHAnsi" w:hAnsiTheme="minorHAnsi" w:cstheme="minorHAnsi"/>
              </w:rPr>
              <w:t>etc</w:t>
            </w:r>
            <w:proofErr w:type="spellEnd"/>
            <w:r>
              <w:rPr>
                <w:rFonts w:asciiTheme="minorHAnsi" w:hAnsiTheme="minorHAnsi" w:cstheme="minorHAnsi"/>
              </w:rPr>
              <w:t xml:space="preserve">) </w:t>
            </w:r>
          </w:p>
        </w:tc>
      </w:tr>
      <w:tr w:rsidR="007D4B1E" w:rsidRPr="00DD5B62" w:rsidTr="0071161A">
        <w:tc>
          <w:tcPr>
            <w:tcW w:w="1671" w:type="dxa"/>
            <w:tcBorders>
              <w:left w:val="single" w:sz="4" w:space="0" w:color="auto"/>
            </w:tcBorders>
          </w:tcPr>
          <w:p w:rsidR="007D4B1E" w:rsidRDefault="007D4B1E" w:rsidP="001F04BE">
            <w:pPr>
              <w:pStyle w:val="TableText"/>
              <w:rPr>
                <w:rFonts w:asciiTheme="minorHAnsi" w:hAnsiTheme="minorHAnsi" w:cstheme="minorHAnsi"/>
              </w:rPr>
            </w:pPr>
            <w:r>
              <w:rPr>
                <w:rFonts w:asciiTheme="minorHAnsi" w:hAnsiTheme="minorHAnsi" w:cstheme="minorHAnsi"/>
              </w:rPr>
              <w:t>Sangita Agarwal</w:t>
            </w:r>
          </w:p>
        </w:tc>
        <w:tc>
          <w:tcPr>
            <w:tcW w:w="1294" w:type="dxa"/>
          </w:tcPr>
          <w:p w:rsidR="007D4B1E" w:rsidRDefault="007D4B1E" w:rsidP="001F04BE">
            <w:pPr>
              <w:pStyle w:val="TableText"/>
              <w:rPr>
                <w:rFonts w:asciiTheme="minorHAnsi" w:hAnsiTheme="minorHAnsi" w:cstheme="minorHAnsi"/>
              </w:rPr>
            </w:pPr>
            <w:r>
              <w:rPr>
                <w:rFonts w:asciiTheme="minorHAnsi" w:hAnsiTheme="minorHAnsi" w:cstheme="minorHAnsi"/>
              </w:rPr>
              <w:t>12/26/</w:t>
            </w:r>
            <w:r w:rsidR="0021033B">
              <w:rPr>
                <w:rFonts w:asciiTheme="minorHAnsi" w:hAnsiTheme="minorHAnsi" w:cstheme="minorHAnsi"/>
              </w:rPr>
              <w:t>20</w:t>
            </w:r>
            <w:r>
              <w:rPr>
                <w:rFonts w:asciiTheme="minorHAnsi" w:hAnsiTheme="minorHAnsi" w:cstheme="minorHAnsi"/>
              </w:rPr>
              <w:t>17</w:t>
            </w:r>
          </w:p>
        </w:tc>
        <w:tc>
          <w:tcPr>
            <w:tcW w:w="1212" w:type="dxa"/>
          </w:tcPr>
          <w:p w:rsidR="007D4B1E" w:rsidRDefault="007D4B1E" w:rsidP="001F04BE">
            <w:pPr>
              <w:pStyle w:val="TableText"/>
              <w:rPr>
                <w:rFonts w:asciiTheme="minorHAnsi" w:hAnsiTheme="minorHAnsi" w:cstheme="minorHAnsi"/>
              </w:rPr>
            </w:pPr>
            <w:r>
              <w:rPr>
                <w:rFonts w:asciiTheme="minorHAnsi" w:hAnsiTheme="minorHAnsi" w:cstheme="minorHAnsi"/>
              </w:rPr>
              <w:t>0.5</w:t>
            </w:r>
          </w:p>
        </w:tc>
        <w:tc>
          <w:tcPr>
            <w:tcW w:w="4836" w:type="dxa"/>
          </w:tcPr>
          <w:p w:rsidR="007D4B1E" w:rsidRDefault="007D4B1E" w:rsidP="00365CC6">
            <w:pPr>
              <w:pStyle w:val="TableText"/>
              <w:rPr>
                <w:rFonts w:asciiTheme="minorHAnsi" w:hAnsiTheme="minorHAnsi" w:cstheme="minorHAnsi"/>
              </w:rPr>
            </w:pPr>
            <w:r>
              <w:rPr>
                <w:rFonts w:asciiTheme="minorHAnsi" w:hAnsiTheme="minorHAnsi" w:cstheme="minorHAnsi"/>
              </w:rPr>
              <w:t>Added JSON for Kafka</w:t>
            </w:r>
          </w:p>
          <w:p w:rsidR="007D4B1E" w:rsidRDefault="007D4B1E" w:rsidP="00365CC6">
            <w:pPr>
              <w:pStyle w:val="TableText"/>
              <w:rPr>
                <w:rFonts w:asciiTheme="minorHAnsi" w:hAnsiTheme="minorHAnsi" w:cstheme="minorHAnsi"/>
              </w:rPr>
            </w:pPr>
            <w:r>
              <w:rPr>
                <w:rFonts w:asciiTheme="minorHAnsi" w:hAnsiTheme="minorHAnsi" w:cstheme="minorHAnsi"/>
              </w:rPr>
              <w:t>50 yards corrected to 45.72 meters.</w:t>
            </w:r>
          </w:p>
        </w:tc>
      </w:tr>
      <w:tr w:rsidR="00E43CF1" w:rsidRPr="00DD5B62" w:rsidTr="0071161A">
        <w:tc>
          <w:tcPr>
            <w:tcW w:w="1671" w:type="dxa"/>
            <w:tcBorders>
              <w:left w:val="single" w:sz="4" w:space="0" w:color="auto"/>
            </w:tcBorders>
          </w:tcPr>
          <w:p w:rsidR="00E43CF1" w:rsidRDefault="00E43CF1" w:rsidP="00E43CF1">
            <w:pPr>
              <w:pStyle w:val="TableText"/>
              <w:rPr>
                <w:rFonts w:asciiTheme="minorHAnsi" w:hAnsiTheme="minorHAnsi" w:cstheme="minorHAnsi"/>
              </w:rPr>
            </w:pPr>
            <w:r>
              <w:rPr>
                <w:rFonts w:asciiTheme="minorHAnsi" w:hAnsiTheme="minorHAnsi" w:cstheme="minorHAnsi"/>
              </w:rPr>
              <w:t>Sangita Agarwal</w:t>
            </w:r>
          </w:p>
        </w:tc>
        <w:tc>
          <w:tcPr>
            <w:tcW w:w="1294" w:type="dxa"/>
          </w:tcPr>
          <w:p w:rsidR="00E43CF1" w:rsidRDefault="00E43CF1" w:rsidP="0026071C">
            <w:pPr>
              <w:pStyle w:val="TableText"/>
              <w:rPr>
                <w:rFonts w:asciiTheme="minorHAnsi" w:hAnsiTheme="minorHAnsi" w:cstheme="minorHAnsi"/>
              </w:rPr>
            </w:pPr>
            <w:r>
              <w:rPr>
                <w:rFonts w:asciiTheme="minorHAnsi" w:hAnsiTheme="minorHAnsi" w:cstheme="minorHAnsi"/>
              </w:rPr>
              <w:t>12/2</w:t>
            </w:r>
            <w:r w:rsidR="0026071C">
              <w:rPr>
                <w:rFonts w:asciiTheme="minorHAnsi" w:hAnsiTheme="minorHAnsi" w:cstheme="minorHAnsi"/>
              </w:rPr>
              <w:t>7</w:t>
            </w:r>
            <w:r>
              <w:rPr>
                <w:rFonts w:asciiTheme="minorHAnsi" w:hAnsiTheme="minorHAnsi" w:cstheme="minorHAnsi"/>
              </w:rPr>
              <w:t>/2017</w:t>
            </w:r>
          </w:p>
        </w:tc>
        <w:tc>
          <w:tcPr>
            <w:tcW w:w="1212" w:type="dxa"/>
          </w:tcPr>
          <w:p w:rsidR="00E43CF1" w:rsidRDefault="00E43CF1" w:rsidP="00E43CF1">
            <w:pPr>
              <w:pStyle w:val="TableText"/>
              <w:rPr>
                <w:rFonts w:asciiTheme="minorHAnsi" w:hAnsiTheme="minorHAnsi" w:cstheme="minorHAnsi"/>
              </w:rPr>
            </w:pPr>
            <w:r>
              <w:rPr>
                <w:rFonts w:asciiTheme="minorHAnsi" w:hAnsiTheme="minorHAnsi" w:cstheme="minorHAnsi"/>
              </w:rPr>
              <w:t>0.6</w:t>
            </w:r>
          </w:p>
        </w:tc>
        <w:tc>
          <w:tcPr>
            <w:tcW w:w="4836" w:type="dxa"/>
          </w:tcPr>
          <w:p w:rsidR="00E43CF1" w:rsidRDefault="00E43CF1" w:rsidP="00E43CF1">
            <w:pPr>
              <w:pStyle w:val="TableText"/>
              <w:rPr>
                <w:rFonts w:asciiTheme="minorHAnsi" w:hAnsiTheme="minorHAnsi" w:cstheme="minorHAnsi"/>
              </w:rPr>
            </w:pPr>
            <w:r>
              <w:rPr>
                <w:rFonts w:asciiTheme="minorHAnsi" w:hAnsiTheme="minorHAnsi" w:cstheme="minorHAnsi"/>
              </w:rPr>
              <w:t xml:space="preserve">Added </w:t>
            </w:r>
            <w:proofErr w:type="spellStart"/>
            <w:r>
              <w:rPr>
                <w:rFonts w:asciiTheme="minorHAnsi" w:hAnsiTheme="minorHAnsi" w:cstheme="minorHAnsi"/>
              </w:rPr>
              <w:t>sourceType</w:t>
            </w:r>
            <w:proofErr w:type="spellEnd"/>
            <w:r>
              <w:rPr>
                <w:rFonts w:asciiTheme="minorHAnsi" w:hAnsiTheme="minorHAnsi" w:cstheme="minorHAnsi"/>
              </w:rPr>
              <w:t xml:space="preserve"> = WFAC condition for Trigger1</w:t>
            </w:r>
          </w:p>
          <w:p w:rsidR="00E43CF1" w:rsidRDefault="00E43CF1" w:rsidP="00E43CF1">
            <w:pPr>
              <w:pStyle w:val="TableText"/>
              <w:rPr>
                <w:rFonts w:asciiTheme="minorHAnsi" w:hAnsiTheme="minorHAnsi" w:cstheme="minorHAnsi"/>
              </w:rPr>
            </w:pPr>
            <w:r>
              <w:rPr>
                <w:rFonts w:asciiTheme="minorHAnsi" w:hAnsiTheme="minorHAnsi" w:cstheme="minorHAnsi"/>
              </w:rPr>
              <w:t>Added RTTA to DMaaP AID documents</w:t>
            </w:r>
          </w:p>
          <w:p w:rsidR="00045B00" w:rsidRDefault="00045B00" w:rsidP="00E43CF1">
            <w:pPr>
              <w:pStyle w:val="TableText"/>
              <w:rPr>
                <w:rFonts w:asciiTheme="minorHAnsi" w:hAnsiTheme="minorHAnsi" w:cstheme="minorHAnsi"/>
              </w:rPr>
            </w:pPr>
            <w:r>
              <w:rPr>
                <w:rFonts w:asciiTheme="minorHAnsi" w:hAnsiTheme="minorHAnsi" w:cstheme="minorHAnsi"/>
              </w:rPr>
              <w:t>Role is not required in User Activity Report</w:t>
            </w:r>
          </w:p>
          <w:p w:rsidR="00FA0C89" w:rsidRDefault="00FA0C89" w:rsidP="00E43CF1">
            <w:pPr>
              <w:pStyle w:val="TableText"/>
              <w:rPr>
                <w:rFonts w:asciiTheme="minorHAnsi" w:hAnsiTheme="minorHAnsi" w:cstheme="minorHAnsi"/>
              </w:rPr>
            </w:pPr>
            <w:r>
              <w:rPr>
                <w:rFonts w:asciiTheme="minorHAnsi" w:hAnsiTheme="minorHAnsi" w:cstheme="minorHAnsi"/>
              </w:rPr>
              <w:t xml:space="preserve">JSON updated. Key of reporting updated to Login time. Earlier it was </w:t>
            </w:r>
            <w:proofErr w:type="spellStart"/>
            <w:r>
              <w:rPr>
                <w:rFonts w:asciiTheme="minorHAnsi" w:hAnsiTheme="minorHAnsi" w:cstheme="minorHAnsi"/>
              </w:rPr>
              <w:t>userid</w:t>
            </w:r>
            <w:proofErr w:type="spellEnd"/>
            <w:r>
              <w:rPr>
                <w:rFonts w:asciiTheme="minorHAnsi" w:hAnsiTheme="minorHAnsi" w:cstheme="minorHAnsi"/>
              </w:rPr>
              <w:t>.</w:t>
            </w:r>
          </w:p>
          <w:p w:rsidR="00F13E76" w:rsidRDefault="00F13E76" w:rsidP="00E43CF1">
            <w:pPr>
              <w:pStyle w:val="TableText"/>
              <w:rPr>
                <w:rFonts w:asciiTheme="minorHAnsi" w:hAnsiTheme="minorHAnsi" w:cstheme="minorHAnsi"/>
              </w:rPr>
            </w:pPr>
            <w:r>
              <w:rPr>
                <w:rFonts w:asciiTheme="minorHAnsi" w:hAnsiTheme="minorHAnsi" w:cstheme="minorHAnsi"/>
              </w:rPr>
              <w:t>State Code is null, then put NA</w:t>
            </w:r>
          </w:p>
        </w:tc>
      </w:tr>
      <w:tr w:rsidR="005E41F1" w:rsidRPr="00DD5B62" w:rsidTr="0071161A">
        <w:tc>
          <w:tcPr>
            <w:tcW w:w="1671" w:type="dxa"/>
            <w:tcBorders>
              <w:left w:val="single" w:sz="4" w:space="0" w:color="auto"/>
            </w:tcBorders>
          </w:tcPr>
          <w:p w:rsidR="005E41F1" w:rsidRDefault="005E41F1" w:rsidP="00E43CF1">
            <w:pPr>
              <w:pStyle w:val="TableText"/>
              <w:rPr>
                <w:rFonts w:asciiTheme="minorHAnsi" w:hAnsiTheme="minorHAnsi" w:cstheme="minorHAnsi"/>
              </w:rPr>
            </w:pPr>
            <w:r>
              <w:rPr>
                <w:rFonts w:asciiTheme="minorHAnsi" w:hAnsiTheme="minorHAnsi" w:cstheme="minorHAnsi"/>
              </w:rPr>
              <w:t>Sangita Agarwal</w:t>
            </w:r>
          </w:p>
        </w:tc>
        <w:tc>
          <w:tcPr>
            <w:tcW w:w="1294" w:type="dxa"/>
          </w:tcPr>
          <w:p w:rsidR="005E41F1" w:rsidRDefault="005E41F1" w:rsidP="0026071C">
            <w:pPr>
              <w:pStyle w:val="TableText"/>
              <w:rPr>
                <w:rFonts w:asciiTheme="minorHAnsi" w:hAnsiTheme="minorHAnsi" w:cstheme="minorHAnsi"/>
              </w:rPr>
            </w:pPr>
            <w:r>
              <w:rPr>
                <w:rFonts w:asciiTheme="minorHAnsi" w:hAnsiTheme="minorHAnsi" w:cstheme="minorHAnsi"/>
              </w:rPr>
              <w:t>1/4/1</w:t>
            </w:r>
            <w:r w:rsidR="00613124">
              <w:rPr>
                <w:rFonts w:asciiTheme="minorHAnsi" w:hAnsiTheme="minorHAnsi" w:cstheme="minorHAnsi"/>
              </w:rPr>
              <w:t>8</w:t>
            </w:r>
          </w:p>
        </w:tc>
        <w:tc>
          <w:tcPr>
            <w:tcW w:w="1212" w:type="dxa"/>
          </w:tcPr>
          <w:p w:rsidR="005E41F1" w:rsidRDefault="005E41F1" w:rsidP="00E43CF1">
            <w:pPr>
              <w:pStyle w:val="TableText"/>
              <w:rPr>
                <w:rFonts w:asciiTheme="minorHAnsi" w:hAnsiTheme="minorHAnsi" w:cstheme="minorHAnsi"/>
              </w:rPr>
            </w:pPr>
            <w:r>
              <w:rPr>
                <w:rFonts w:asciiTheme="minorHAnsi" w:hAnsiTheme="minorHAnsi" w:cstheme="minorHAnsi"/>
              </w:rPr>
              <w:t>0.7</w:t>
            </w:r>
          </w:p>
        </w:tc>
        <w:tc>
          <w:tcPr>
            <w:tcW w:w="4836" w:type="dxa"/>
          </w:tcPr>
          <w:p w:rsidR="005E41F1" w:rsidRDefault="005E41F1" w:rsidP="00E43CF1">
            <w:pPr>
              <w:pStyle w:val="TableText"/>
              <w:rPr>
                <w:rFonts w:asciiTheme="minorHAnsi" w:hAnsiTheme="minorHAnsi" w:cstheme="minorHAnsi"/>
              </w:rPr>
            </w:pPr>
            <w:r>
              <w:rPr>
                <w:rFonts w:asciiTheme="minorHAnsi" w:hAnsiTheme="minorHAnsi" w:cstheme="minorHAnsi"/>
              </w:rPr>
              <w:t xml:space="preserve">Review </w:t>
            </w:r>
            <w:r w:rsidR="00277DBF">
              <w:rPr>
                <w:rFonts w:asciiTheme="minorHAnsi" w:hAnsiTheme="minorHAnsi" w:cstheme="minorHAnsi"/>
              </w:rPr>
              <w:t xml:space="preserve">comments from </w:t>
            </w:r>
            <w:proofErr w:type="spellStart"/>
            <w:r w:rsidR="00277DBF">
              <w:rPr>
                <w:rFonts w:asciiTheme="minorHAnsi" w:hAnsiTheme="minorHAnsi" w:cstheme="minorHAnsi"/>
              </w:rPr>
              <w:t>Muneer</w:t>
            </w:r>
            <w:proofErr w:type="spellEnd"/>
            <w:r w:rsidR="00277DBF">
              <w:rPr>
                <w:rFonts w:asciiTheme="minorHAnsi" w:hAnsiTheme="minorHAnsi" w:cstheme="minorHAnsi"/>
              </w:rPr>
              <w:t xml:space="preserve"> added. </w:t>
            </w:r>
          </w:p>
          <w:p w:rsidR="00277DBF" w:rsidRDefault="00277DBF" w:rsidP="00E43CF1">
            <w:pPr>
              <w:pStyle w:val="TableText"/>
              <w:rPr>
                <w:rFonts w:asciiTheme="minorHAnsi" w:hAnsiTheme="minorHAnsi" w:cstheme="minorHAnsi"/>
              </w:rPr>
            </w:pPr>
            <w:r>
              <w:rPr>
                <w:rFonts w:asciiTheme="minorHAnsi" w:hAnsiTheme="minorHAnsi" w:cstheme="minorHAnsi"/>
              </w:rPr>
              <w:t xml:space="preserve">Reporting Requirement (US 262651) changed. Now 3 reports are there </w:t>
            </w:r>
          </w:p>
          <w:p w:rsidR="00277DBF" w:rsidRDefault="00277DBF" w:rsidP="00E43CF1">
            <w:pPr>
              <w:pStyle w:val="TableText"/>
              <w:rPr>
                <w:rFonts w:asciiTheme="minorHAnsi" w:hAnsiTheme="minorHAnsi" w:cstheme="minorHAnsi"/>
              </w:rPr>
            </w:pPr>
            <w:r>
              <w:rPr>
                <w:rFonts w:asciiTheme="minorHAnsi" w:hAnsiTheme="minorHAnsi" w:cstheme="minorHAnsi"/>
              </w:rPr>
              <w:t xml:space="preserve">a) Notification History Report b) Efficiency Report c) User Activity Report </w:t>
            </w:r>
          </w:p>
          <w:p w:rsidR="00277DBF" w:rsidRDefault="00277DBF" w:rsidP="00E43CF1">
            <w:pPr>
              <w:pStyle w:val="TableText"/>
              <w:rPr>
                <w:rFonts w:asciiTheme="minorHAnsi" w:hAnsiTheme="minorHAnsi" w:cstheme="minorHAnsi"/>
              </w:rPr>
            </w:pPr>
            <w:r>
              <w:rPr>
                <w:rFonts w:asciiTheme="minorHAnsi" w:hAnsiTheme="minorHAnsi" w:cstheme="minorHAnsi"/>
              </w:rPr>
              <w:lastRenderedPageBreak/>
              <w:t xml:space="preserve">Design of Reporting changed. Instead of </w:t>
            </w:r>
            <w:proofErr w:type="spellStart"/>
            <w:r>
              <w:rPr>
                <w:rFonts w:asciiTheme="minorHAnsi" w:hAnsiTheme="minorHAnsi" w:cstheme="minorHAnsi"/>
              </w:rPr>
              <w:t>Camunda</w:t>
            </w:r>
            <w:proofErr w:type="spellEnd"/>
            <w:r>
              <w:rPr>
                <w:rFonts w:asciiTheme="minorHAnsi" w:hAnsiTheme="minorHAnsi" w:cstheme="minorHAnsi"/>
              </w:rPr>
              <w:t xml:space="preserve">, the report </w:t>
            </w:r>
            <w:proofErr w:type="gramStart"/>
            <w:r>
              <w:rPr>
                <w:rFonts w:asciiTheme="minorHAnsi" w:hAnsiTheme="minorHAnsi" w:cstheme="minorHAnsi"/>
              </w:rPr>
              <w:t>will be published</w:t>
            </w:r>
            <w:proofErr w:type="gramEnd"/>
            <w:r>
              <w:rPr>
                <w:rFonts w:asciiTheme="minorHAnsi" w:hAnsiTheme="minorHAnsi" w:cstheme="minorHAnsi"/>
              </w:rPr>
              <w:t xml:space="preserve"> to </w:t>
            </w:r>
            <w:proofErr w:type="spellStart"/>
            <w:r>
              <w:rPr>
                <w:rFonts w:asciiTheme="minorHAnsi" w:hAnsiTheme="minorHAnsi" w:cstheme="minorHAnsi"/>
              </w:rPr>
              <w:t>Dmaap</w:t>
            </w:r>
            <w:proofErr w:type="spellEnd"/>
            <w:r>
              <w:rPr>
                <w:rFonts w:asciiTheme="minorHAnsi" w:hAnsiTheme="minorHAnsi" w:cstheme="minorHAnsi"/>
              </w:rPr>
              <w:t xml:space="preserve"> via </w:t>
            </w:r>
            <w:proofErr w:type="spellStart"/>
            <w:r>
              <w:rPr>
                <w:rFonts w:asciiTheme="minorHAnsi" w:hAnsiTheme="minorHAnsi" w:cstheme="minorHAnsi"/>
              </w:rPr>
              <w:t>Cron</w:t>
            </w:r>
            <w:proofErr w:type="spellEnd"/>
            <w:r>
              <w:rPr>
                <w:rFonts w:asciiTheme="minorHAnsi" w:hAnsiTheme="minorHAnsi" w:cstheme="minorHAnsi"/>
              </w:rPr>
              <w:t xml:space="preserve"> job. </w:t>
            </w:r>
          </w:p>
          <w:p w:rsidR="00277DBF" w:rsidRDefault="00277DBF" w:rsidP="00E43CF1">
            <w:pPr>
              <w:pStyle w:val="TableText"/>
              <w:rPr>
                <w:rFonts w:asciiTheme="minorHAnsi" w:hAnsiTheme="minorHAnsi" w:cstheme="minorHAnsi"/>
              </w:rPr>
            </w:pPr>
            <w:r>
              <w:rPr>
                <w:rFonts w:asciiTheme="minorHAnsi" w:hAnsiTheme="minorHAnsi" w:cstheme="minorHAnsi"/>
              </w:rPr>
              <w:t xml:space="preserve">Kafka topics updated. </w:t>
            </w:r>
          </w:p>
          <w:p w:rsidR="00277DBF" w:rsidRDefault="00277DBF" w:rsidP="00E43CF1">
            <w:pPr>
              <w:pStyle w:val="TableText"/>
              <w:rPr>
                <w:rFonts w:asciiTheme="minorHAnsi" w:hAnsiTheme="minorHAnsi" w:cstheme="minorHAnsi"/>
              </w:rPr>
            </w:pPr>
            <w:r>
              <w:rPr>
                <w:rFonts w:asciiTheme="minorHAnsi" w:hAnsiTheme="minorHAnsi" w:cstheme="minorHAnsi"/>
              </w:rPr>
              <w:t>New Collection to be made for Notification History</w:t>
            </w:r>
          </w:p>
        </w:tc>
      </w:tr>
      <w:tr w:rsidR="0076513D" w:rsidRPr="00DD5B62" w:rsidTr="0071161A">
        <w:tc>
          <w:tcPr>
            <w:tcW w:w="1671" w:type="dxa"/>
            <w:tcBorders>
              <w:left w:val="single" w:sz="4" w:space="0" w:color="auto"/>
            </w:tcBorders>
          </w:tcPr>
          <w:p w:rsidR="0076513D" w:rsidRDefault="0076513D" w:rsidP="0076513D">
            <w:pPr>
              <w:pStyle w:val="TableText"/>
              <w:rPr>
                <w:rFonts w:asciiTheme="minorHAnsi" w:hAnsiTheme="minorHAnsi" w:cstheme="minorHAnsi"/>
              </w:rPr>
            </w:pPr>
            <w:r>
              <w:rPr>
                <w:rFonts w:asciiTheme="minorHAnsi" w:hAnsiTheme="minorHAnsi" w:cstheme="minorHAnsi"/>
              </w:rPr>
              <w:lastRenderedPageBreak/>
              <w:t>Sangita Agarwal</w:t>
            </w:r>
          </w:p>
        </w:tc>
        <w:tc>
          <w:tcPr>
            <w:tcW w:w="1294" w:type="dxa"/>
          </w:tcPr>
          <w:p w:rsidR="0076513D" w:rsidRDefault="0076513D">
            <w:pPr>
              <w:pStyle w:val="TableText"/>
              <w:rPr>
                <w:rFonts w:asciiTheme="minorHAnsi" w:hAnsiTheme="minorHAnsi" w:cstheme="minorHAnsi"/>
              </w:rPr>
            </w:pPr>
            <w:r>
              <w:rPr>
                <w:rFonts w:asciiTheme="minorHAnsi" w:hAnsiTheme="minorHAnsi" w:cstheme="minorHAnsi"/>
              </w:rPr>
              <w:t>1/8/1</w:t>
            </w:r>
            <w:r w:rsidR="00613124">
              <w:rPr>
                <w:rFonts w:asciiTheme="minorHAnsi" w:hAnsiTheme="minorHAnsi" w:cstheme="minorHAnsi"/>
              </w:rPr>
              <w:t>8</w:t>
            </w:r>
          </w:p>
        </w:tc>
        <w:tc>
          <w:tcPr>
            <w:tcW w:w="1212" w:type="dxa"/>
          </w:tcPr>
          <w:p w:rsidR="0076513D" w:rsidRDefault="0076513D">
            <w:pPr>
              <w:pStyle w:val="TableText"/>
              <w:rPr>
                <w:rFonts w:asciiTheme="minorHAnsi" w:hAnsiTheme="minorHAnsi" w:cstheme="minorHAnsi"/>
              </w:rPr>
            </w:pPr>
            <w:r>
              <w:rPr>
                <w:rFonts w:asciiTheme="minorHAnsi" w:hAnsiTheme="minorHAnsi" w:cstheme="minorHAnsi"/>
              </w:rPr>
              <w:t>0.8</w:t>
            </w:r>
          </w:p>
        </w:tc>
        <w:tc>
          <w:tcPr>
            <w:tcW w:w="4836" w:type="dxa"/>
          </w:tcPr>
          <w:p w:rsidR="0076513D" w:rsidRDefault="0076513D" w:rsidP="0076513D">
            <w:pPr>
              <w:pStyle w:val="TableText"/>
              <w:rPr>
                <w:rFonts w:asciiTheme="minorHAnsi" w:hAnsiTheme="minorHAnsi" w:cstheme="minorHAnsi"/>
              </w:rPr>
            </w:pPr>
            <w:r>
              <w:rPr>
                <w:rFonts w:asciiTheme="minorHAnsi" w:hAnsiTheme="minorHAnsi" w:cstheme="minorHAnsi"/>
              </w:rPr>
              <w:t xml:space="preserve">One </w:t>
            </w:r>
            <w:proofErr w:type="spellStart"/>
            <w:r>
              <w:rPr>
                <w:rFonts w:asciiTheme="minorHAnsi" w:hAnsiTheme="minorHAnsi" w:cstheme="minorHAnsi"/>
              </w:rPr>
              <w:t>TimeStamp</w:t>
            </w:r>
            <w:proofErr w:type="spellEnd"/>
            <w:r>
              <w:rPr>
                <w:rFonts w:asciiTheme="minorHAnsi" w:hAnsiTheme="minorHAnsi" w:cstheme="minorHAnsi"/>
              </w:rPr>
              <w:t xml:space="preserve"> field added in Notification History Collection. </w:t>
            </w:r>
          </w:p>
          <w:p w:rsidR="0076513D" w:rsidRDefault="0076513D" w:rsidP="0076513D">
            <w:pPr>
              <w:pStyle w:val="TableText"/>
              <w:rPr>
                <w:rFonts w:asciiTheme="minorHAnsi" w:hAnsiTheme="minorHAnsi" w:cstheme="minorHAnsi"/>
              </w:rPr>
            </w:pPr>
            <w:proofErr w:type="spellStart"/>
            <w:r>
              <w:rPr>
                <w:rFonts w:asciiTheme="minorHAnsi" w:hAnsiTheme="minorHAnsi" w:cstheme="minorHAnsi"/>
              </w:rPr>
              <w:t>kafkaTimeStamp</w:t>
            </w:r>
            <w:proofErr w:type="spellEnd"/>
            <w:r>
              <w:rPr>
                <w:rFonts w:asciiTheme="minorHAnsi" w:hAnsiTheme="minorHAnsi" w:cstheme="minorHAnsi"/>
              </w:rPr>
              <w:t xml:space="preserve"> added in CSI </w:t>
            </w:r>
            <w:proofErr w:type="spellStart"/>
            <w:r>
              <w:rPr>
                <w:rFonts w:asciiTheme="minorHAnsi" w:hAnsiTheme="minorHAnsi" w:cstheme="minorHAnsi"/>
              </w:rPr>
              <w:t>kafka</w:t>
            </w:r>
            <w:proofErr w:type="spellEnd"/>
            <w:r>
              <w:rPr>
                <w:rFonts w:asciiTheme="minorHAnsi" w:hAnsiTheme="minorHAnsi" w:cstheme="minorHAnsi"/>
              </w:rPr>
              <w:t xml:space="preserve"> topic</w:t>
            </w:r>
          </w:p>
        </w:tc>
      </w:tr>
      <w:tr w:rsidR="00613124" w:rsidRPr="00DD5B62" w:rsidTr="0071161A">
        <w:tc>
          <w:tcPr>
            <w:tcW w:w="1671" w:type="dxa"/>
            <w:tcBorders>
              <w:left w:val="single" w:sz="4" w:space="0" w:color="auto"/>
            </w:tcBorders>
          </w:tcPr>
          <w:p w:rsidR="00613124" w:rsidRDefault="00613124" w:rsidP="0076513D">
            <w:pPr>
              <w:pStyle w:val="TableText"/>
              <w:rPr>
                <w:rFonts w:asciiTheme="minorHAnsi" w:hAnsiTheme="minorHAnsi" w:cstheme="minorHAnsi"/>
              </w:rPr>
            </w:pPr>
            <w:r>
              <w:rPr>
                <w:rFonts w:asciiTheme="minorHAnsi" w:hAnsiTheme="minorHAnsi" w:cstheme="minorHAnsi"/>
              </w:rPr>
              <w:t>Sangita Agarwal</w:t>
            </w:r>
          </w:p>
        </w:tc>
        <w:tc>
          <w:tcPr>
            <w:tcW w:w="1294" w:type="dxa"/>
          </w:tcPr>
          <w:p w:rsidR="00613124" w:rsidRDefault="00613124">
            <w:pPr>
              <w:pStyle w:val="TableText"/>
              <w:rPr>
                <w:rFonts w:asciiTheme="minorHAnsi" w:hAnsiTheme="minorHAnsi" w:cstheme="minorHAnsi"/>
              </w:rPr>
            </w:pPr>
            <w:r>
              <w:rPr>
                <w:rFonts w:asciiTheme="minorHAnsi" w:hAnsiTheme="minorHAnsi" w:cstheme="minorHAnsi"/>
              </w:rPr>
              <w:t>1/11/18</w:t>
            </w:r>
          </w:p>
        </w:tc>
        <w:tc>
          <w:tcPr>
            <w:tcW w:w="1212" w:type="dxa"/>
          </w:tcPr>
          <w:p w:rsidR="00613124" w:rsidRDefault="00613124">
            <w:pPr>
              <w:pStyle w:val="TableText"/>
              <w:rPr>
                <w:rFonts w:asciiTheme="minorHAnsi" w:hAnsiTheme="minorHAnsi" w:cstheme="minorHAnsi"/>
              </w:rPr>
            </w:pPr>
            <w:r>
              <w:rPr>
                <w:rFonts w:asciiTheme="minorHAnsi" w:hAnsiTheme="minorHAnsi" w:cstheme="minorHAnsi"/>
              </w:rPr>
              <w:t>0.9</w:t>
            </w:r>
          </w:p>
        </w:tc>
        <w:tc>
          <w:tcPr>
            <w:tcW w:w="4836" w:type="dxa"/>
          </w:tcPr>
          <w:p w:rsidR="00613124" w:rsidRDefault="00613124" w:rsidP="0076513D">
            <w:pPr>
              <w:pStyle w:val="TableText"/>
              <w:rPr>
                <w:rFonts w:asciiTheme="minorHAnsi" w:hAnsiTheme="minorHAnsi" w:cstheme="minorHAnsi"/>
              </w:rPr>
            </w:pPr>
            <w:r>
              <w:rPr>
                <w:rFonts w:asciiTheme="minorHAnsi" w:hAnsiTheme="minorHAnsi" w:cstheme="minorHAnsi"/>
              </w:rPr>
              <w:t xml:space="preserve">Removed 50 yards( it will be the parameters defined in Rules in RTTA) </w:t>
            </w:r>
          </w:p>
          <w:p w:rsidR="00613124" w:rsidRDefault="00613124" w:rsidP="0076513D">
            <w:pPr>
              <w:pStyle w:val="TableText"/>
              <w:rPr>
                <w:rFonts w:asciiTheme="minorHAnsi" w:hAnsiTheme="minorHAnsi" w:cstheme="minorHAnsi"/>
              </w:rPr>
            </w:pPr>
            <w:r>
              <w:rPr>
                <w:rFonts w:asciiTheme="minorHAnsi" w:hAnsiTheme="minorHAnsi" w:cstheme="minorHAnsi"/>
              </w:rPr>
              <w:t>E-mail format added</w:t>
            </w:r>
          </w:p>
          <w:p w:rsidR="009D5468" w:rsidRDefault="009D5468" w:rsidP="0076513D">
            <w:pPr>
              <w:pStyle w:val="TableText"/>
              <w:rPr>
                <w:rFonts w:asciiTheme="minorHAnsi" w:hAnsiTheme="minorHAnsi" w:cstheme="minorHAnsi"/>
              </w:rPr>
            </w:pPr>
            <w:r>
              <w:rPr>
                <w:rFonts w:asciiTheme="minorHAnsi" w:hAnsiTheme="minorHAnsi" w:cstheme="minorHAnsi"/>
              </w:rPr>
              <w:t>Instead of Overview Tab, I have updated it as ”Idle Times” Tab</w:t>
            </w:r>
          </w:p>
        </w:tc>
      </w:tr>
      <w:tr w:rsidR="004F2A12" w:rsidRPr="00DD5B62" w:rsidTr="0071161A">
        <w:tc>
          <w:tcPr>
            <w:tcW w:w="1671" w:type="dxa"/>
            <w:tcBorders>
              <w:left w:val="single" w:sz="4" w:space="0" w:color="auto"/>
            </w:tcBorders>
          </w:tcPr>
          <w:p w:rsidR="004F2A12" w:rsidRDefault="004F2A12" w:rsidP="004F2A12">
            <w:pPr>
              <w:pStyle w:val="TableText"/>
              <w:rPr>
                <w:rFonts w:asciiTheme="minorHAnsi" w:hAnsiTheme="minorHAnsi" w:cstheme="minorHAnsi"/>
              </w:rPr>
            </w:pPr>
            <w:r>
              <w:rPr>
                <w:rFonts w:asciiTheme="minorHAnsi" w:hAnsiTheme="minorHAnsi" w:cstheme="minorHAnsi"/>
              </w:rPr>
              <w:t>Sangita Agarwal</w:t>
            </w:r>
          </w:p>
        </w:tc>
        <w:tc>
          <w:tcPr>
            <w:tcW w:w="1294" w:type="dxa"/>
          </w:tcPr>
          <w:p w:rsidR="004F2A12" w:rsidRDefault="004F2A12" w:rsidP="004F2A12">
            <w:pPr>
              <w:pStyle w:val="TableText"/>
              <w:rPr>
                <w:rFonts w:asciiTheme="minorHAnsi" w:hAnsiTheme="minorHAnsi" w:cstheme="minorHAnsi"/>
              </w:rPr>
            </w:pPr>
            <w:r>
              <w:rPr>
                <w:rFonts w:asciiTheme="minorHAnsi" w:hAnsiTheme="minorHAnsi" w:cstheme="minorHAnsi"/>
              </w:rPr>
              <w:t>1/16/18</w:t>
            </w:r>
          </w:p>
        </w:tc>
        <w:tc>
          <w:tcPr>
            <w:tcW w:w="1212" w:type="dxa"/>
          </w:tcPr>
          <w:p w:rsidR="004F2A12" w:rsidRDefault="004F2A12" w:rsidP="004F2A12">
            <w:pPr>
              <w:pStyle w:val="TableText"/>
              <w:rPr>
                <w:rFonts w:asciiTheme="minorHAnsi" w:hAnsiTheme="minorHAnsi" w:cstheme="minorHAnsi"/>
              </w:rPr>
            </w:pPr>
            <w:r>
              <w:rPr>
                <w:rFonts w:asciiTheme="minorHAnsi" w:hAnsiTheme="minorHAnsi" w:cstheme="minorHAnsi"/>
              </w:rPr>
              <w:t>1.0</w:t>
            </w:r>
          </w:p>
        </w:tc>
        <w:tc>
          <w:tcPr>
            <w:tcW w:w="4836" w:type="dxa"/>
          </w:tcPr>
          <w:p w:rsidR="004F2A12" w:rsidRDefault="004F2A12" w:rsidP="004F2A12">
            <w:pPr>
              <w:pStyle w:val="TableText"/>
              <w:rPr>
                <w:rFonts w:asciiTheme="minorHAnsi" w:hAnsiTheme="minorHAnsi" w:cstheme="minorHAnsi"/>
              </w:rPr>
            </w:pPr>
            <w:r>
              <w:rPr>
                <w:rFonts w:asciiTheme="minorHAnsi" w:hAnsiTheme="minorHAnsi" w:cstheme="minorHAnsi"/>
              </w:rPr>
              <w:t xml:space="preserve">Added new fields in Notification History Report and for this requirement, we have updated the Kafka Topic </w:t>
            </w:r>
            <w:proofErr w:type="spellStart"/>
            <w:r>
              <w:rPr>
                <w:rFonts w:asciiTheme="minorHAnsi" w:hAnsiTheme="minorHAnsi" w:cstheme="minorHAnsi"/>
              </w:rPr>
              <w:t>json</w:t>
            </w:r>
            <w:proofErr w:type="spellEnd"/>
            <w:r>
              <w:rPr>
                <w:rFonts w:asciiTheme="minorHAnsi" w:hAnsiTheme="minorHAnsi" w:cstheme="minorHAnsi"/>
              </w:rPr>
              <w:t xml:space="preserve"> and E-mail Notification Kafka Topic JSON </w:t>
            </w:r>
          </w:p>
          <w:p w:rsidR="008F5F0C" w:rsidRDefault="008F5F0C" w:rsidP="004F2A12">
            <w:pPr>
              <w:pStyle w:val="TableText"/>
              <w:rPr>
                <w:rFonts w:asciiTheme="minorHAnsi" w:hAnsiTheme="minorHAnsi" w:cstheme="minorHAnsi"/>
              </w:rPr>
            </w:pPr>
            <w:r>
              <w:rPr>
                <w:rFonts w:asciiTheme="minorHAnsi" w:hAnsiTheme="minorHAnsi" w:cstheme="minorHAnsi"/>
              </w:rPr>
              <w:t xml:space="preserve">Added </w:t>
            </w:r>
            <w:proofErr w:type="spellStart"/>
            <w:r>
              <w:rPr>
                <w:rFonts w:asciiTheme="minorHAnsi" w:hAnsiTheme="minorHAnsi" w:cstheme="minorHAnsi"/>
              </w:rPr>
              <w:t>idleTime</w:t>
            </w:r>
            <w:proofErr w:type="spellEnd"/>
            <w:r>
              <w:rPr>
                <w:rFonts w:asciiTheme="minorHAnsi" w:hAnsiTheme="minorHAnsi" w:cstheme="minorHAnsi"/>
              </w:rPr>
              <w:t xml:space="preserve"> &gt; 0 condition in the Efficiency Report</w:t>
            </w:r>
          </w:p>
        </w:tc>
      </w:tr>
      <w:tr w:rsidR="00F75E3A" w:rsidRPr="00DD5B62" w:rsidTr="0071161A">
        <w:tc>
          <w:tcPr>
            <w:tcW w:w="1671" w:type="dxa"/>
            <w:tcBorders>
              <w:left w:val="single" w:sz="4" w:space="0" w:color="auto"/>
            </w:tcBorders>
          </w:tcPr>
          <w:p w:rsidR="00F75E3A" w:rsidRDefault="00F75E3A" w:rsidP="004F2A12">
            <w:pPr>
              <w:pStyle w:val="TableText"/>
              <w:rPr>
                <w:rFonts w:asciiTheme="minorHAnsi" w:hAnsiTheme="minorHAnsi" w:cstheme="minorHAnsi"/>
              </w:rPr>
            </w:pPr>
            <w:r>
              <w:rPr>
                <w:rFonts w:asciiTheme="minorHAnsi" w:hAnsiTheme="minorHAnsi" w:cstheme="minorHAnsi"/>
              </w:rPr>
              <w:t>Sangita Agarwal</w:t>
            </w:r>
          </w:p>
        </w:tc>
        <w:tc>
          <w:tcPr>
            <w:tcW w:w="1294" w:type="dxa"/>
          </w:tcPr>
          <w:p w:rsidR="00F75E3A" w:rsidRDefault="00F75E3A" w:rsidP="004F2A12">
            <w:pPr>
              <w:pStyle w:val="TableText"/>
              <w:rPr>
                <w:rFonts w:asciiTheme="minorHAnsi" w:hAnsiTheme="minorHAnsi" w:cstheme="minorHAnsi"/>
              </w:rPr>
            </w:pPr>
            <w:r>
              <w:rPr>
                <w:rFonts w:asciiTheme="minorHAnsi" w:hAnsiTheme="minorHAnsi" w:cstheme="minorHAnsi"/>
              </w:rPr>
              <w:t>1/29/18</w:t>
            </w:r>
          </w:p>
        </w:tc>
        <w:tc>
          <w:tcPr>
            <w:tcW w:w="1212" w:type="dxa"/>
          </w:tcPr>
          <w:p w:rsidR="00F75E3A" w:rsidRDefault="00F75E3A" w:rsidP="004F2A12">
            <w:pPr>
              <w:pStyle w:val="TableText"/>
              <w:rPr>
                <w:rFonts w:asciiTheme="minorHAnsi" w:hAnsiTheme="minorHAnsi" w:cstheme="minorHAnsi"/>
              </w:rPr>
            </w:pPr>
            <w:r>
              <w:rPr>
                <w:rFonts w:asciiTheme="minorHAnsi" w:hAnsiTheme="minorHAnsi" w:cstheme="minorHAnsi"/>
              </w:rPr>
              <w:t>1.1</w:t>
            </w:r>
          </w:p>
        </w:tc>
        <w:tc>
          <w:tcPr>
            <w:tcW w:w="4836" w:type="dxa"/>
          </w:tcPr>
          <w:p w:rsidR="00F75E3A" w:rsidRPr="00636B24" w:rsidRDefault="00F75E3A" w:rsidP="00636B24">
            <w:pPr>
              <w:pStyle w:val="TableText"/>
              <w:rPr>
                <w:rFonts w:asciiTheme="minorHAnsi" w:hAnsiTheme="minorHAnsi" w:cstheme="minorHAnsi"/>
              </w:rPr>
            </w:pPr>
            <w:r w:rsidRPr="00636B24">
              <w:rPr>
                <w:rFonts w:asciiTheme="minorHAnsi" w:hAnsiTheme="minorHAnsi" w:cstheme="minorHAnsi"/>
              </w:rPr>
              <w:t xml:space="preserve">Remark Type value from CUS to CUSTOMER_REMARK </w:t>
            </w:r>
          </w:p>
          <w:p w:rsidR="00F75E3A" w:rsidRDefault="00F75E3A" w:rsidP="004F2A12">
            <w:pPr>
              <w:pStyle w:val="TableText"/>
              <w:rPr>
                <w:rFonts w:asciiTheme="minorHAnsi" w:hAnsiTheme="minorHAnsi" w:cstheme="minorHAnsi"/>
              </w:rPr>
            </w:pPr>
          </w:p>
        </w:tc>
      </w:tr>
      <w:tr w:rsidR="00636B24" w:rsidRPr="00DD5B62" w:rsidTr="0071161A">
        <w:trPr>
          <w:ins w:id="1" w:author="Sangita Agarwal" w:date="2018-02-01T20:05:00Z"/>
        </w:trPr>
        <w:tc>
          <w:tcPr>
            <w:tcW w:w="1671" w:type="dxa"/>
            <w:tcBorders>
              <w:left w:val="single" w:sz="4" w:space="0" w:color="auto"/>
            </w:tcBorders>
          </w:tcPr>
          <w:p w:rsidR="00636B24" w:rsidRDefault="00636B24" w:rsidP="004F2A12">
            <w:pPr>
              <w:pStyle w:val="TableText"/>
              <w:rPr>
                <w:ins w:id="2" w:author="Sangita Agarwal" w:date="2018-02-01T20:05:00Z"/>
                <w:rFonts w:asciiTheme="minorHAnsi" w:hAnsiTheme="minorHAnsi" w:cstheme="minorHAnsi"/>
              </w:rPr>
            </w:pPr>
            <w:ins w:id="3" w:author="Sangita Agarwal" w:date="2018-02-01T20:05:00Z">
              <w:r>
                <w:rPr>
                  <w:rFonts w:asciiTheme="minorHAnsi" w:hAnsiTheme="minorHAnsi" w:cstheme="minorHAnsi"/>
                </w:rPr>
                <w:t>Sangita Agarwal</w:t>
              </w:r>
            </w:ins>
          </w:p>
        </w:tc>
        <w:tc>
          <w:tcPr>
            <w:tcW w:w="1294" w:type="dxa"/>
          </w:tcPr>
          <w:p w:rsidR="00636B24" w:rsidRDefault="00636B24" w:rsidP="004F2A12">
            <w:pPr>
              <w:pStyle w:val="TableText"/>
              <w:rPr>
                <w:ins w:id="4" w:author="Sangita Agarwal" w:date="2018-02-01T20:05:00Z"/>
                <w:rFonts w:asciiTheme="minorHAnsi" w:hAnsiTheme="minorHAnsi" w:cstheme="minorHAnsi"/>
              </w:rPr>
            </w:pPr>
            <w:ins w:id="5" w:author="Sangita Agarwal" w:date="2018-02-01T20:05:00Z">
              <w:r>
                <w:rPr>
                  <w:rFonts w:asciiTheme="minorHAnsi" w:hAnsiTheme="minorHAnsi" w:cstheme="minorHAnsi"/>
                </w:rPr>
                <w:t>2/1/18</w:t>
              </w:r>
            </w:ins>
          </w:p>
        </w:tc>
        <w:tc>
          <w:tcPr>
            <w:tcW w:w="1212" w:type="dxa"/>
          </w:tcPr>
          <w:p w:rsidR="00636B24" w:rsidRDefault="00636B24" w:rsidP="004F2A12">
            <w:pPr>
              <w:pStyle w:val="TableText"/>
              <w:rPr>
                <w:ins w:id="6" w:author="Sangita Agarwal" w:date="2018-02-01T20:05:00Z"/>
                <w:rFonts w:asciiTheme="minorHAnsi" w:hAnsiTheme="minorHAnsi" w:cstheme="minorHAnsi"/>
              </w:rPr>
            </w:pPr>
            <w:ins w:id="7" w:author="Sangita Agarwal" w:date="2018-02-01T20:05:00Z">
              <w:r>
                <w:rPr>
                  <w:rFonts w:asciiTheme="minorHAnsi" w:hAnsiTheme="minorHAnsi" w:cstheme="minorHAnsi"/>
                </w:rPr>
                <w:t>1.2</w:t>
              </w:r>
            </w:ins>
          </w:p>
        </w:tc>
        <w:tc>
          <w:tcPr>
            <w:tcW w:w="4836" w:type="dxa"/>
          </w:tcPr>
          <w:p w:rsidR="00636B24" w:rsidRDefault="00636B24" w:rsidP="00636B24">
            <w:pPr>
              <w:pStyle w:val="TableText"/>
              <w:rPr>
                <w:ins w:id="8" w:author="Sangita Agarwal" w:date="2018-02-01T20:55:00Z"/>
                <w:rFonts w:asciiTheme="minorHAnsi" w:hAnsiTheme="minorHAnsi" w:cstheme="minorHAnsi"/>
              </w:rPr>
            </w:pPr>
            <w:ins w:id="9" w:author="Sangita Agarwal" w:date="2018-02-01T20:05:00Z">
              <w:r>
                <w:rPr>
                  <w:rFonts w:asciiTheme="minorHAnsi" w:hAnsiTheme="minorHAnsi" w:cstheme="minorHAnsi"/>
                </w:rPr>
                <w:t xml:space="preserve">Removed the Idle Location Variance Condition from HLD as per customer </w:t>
              </w:r>
            </w:ins>
            <w:ins w:id="10" w:author="Sangita Agarwal" w:date="2018-02-01T20:06:00Z">
              <w:r>
                <w:rPr>
                  <w:rFonts w:asciiTheme="minorHAnsi" w:hAnsiTheme="minorHAnsi" w:cstheme="minorHAnsi"/>
                </w:rPr>
                <w:t>requirement, discussed in Demo.</w:t>
              </w:r>
            </w:ins>
          </w:p>
          <w:p w:rsidR="00AD4FD3" w:rsidRPr="00636B24" w:rsidRDefault="00AD4FD3" w:rsidP="00636B24">
            <w:pPr>
              <w:pStyle w:val="TableText"/>
              <w:rPr>
                <w:ins w:id="11" w:author="Sangita Agarwal" w:date="2018-02-01T20:05:00Z"/>
                <w:rFonts w:asciiTheme="minorHAnsi" w:hAnsiTheme="minorHAnsi" w:cstheme="minorHAnsi"/>
              </w:rPr>
            </w:pPr>
            <w:ins w:id="12" w:author="Sangita Agarwal" w:date="2018-02-01T20:55:00Z">
              <w:r>
                <w:rPr>
                  <w:rFonts w:asciiTheme="minorHAnsi" w:hAnsiTheme="minorHAnsi" w:cstheme="minorHAnsi"/>
                </w:rPr>
                <w:t>Event Flow made more descriptive.</w:t>
              </w:r>
            </w:ins>
            <w:bookmarkStart w:id="13" w:name="_GoBack"/>
            <w:bookmarkEnd w:id="13"/>
          </w:p>
        </w:tc>
      </w:tr>
    </w:tbl>
    <w:p w:rsidR="00953671" w:rsidRDefault="00953671" w:rsidP="00953671"/>
    <w:p w:rsidR="00953671" w:rsidRDefault="00953671" w:rsidP="00953671"/>
    <w:p w:rsidR="00953671" w:rsidRPr="00DD5B62" w:rsidRDefault="00953671" w:rsidP="00953671"/>
    <w:p w:rsidR="00953671" w:rsidRDefault="00953671" w:rsidP="00953671">
      <w:pPr>
        <w:pStyle w:val="Separator"/>
        <w:pBdr>
          <w:top w:val="none" w:sz="0" w:space="0" w:color="auto"/>
        </w:pBdr>
        <w:ind w:left="-90"/>
      </w:pPr>
    </w:p>
    <w:p w:rsidR="00953671" w:rsidRDefault="00953671" w:rsidP="00953671"/>
    <w:p w:rsidR="00953671" w:rsidRPr="004D1E63" w:rsidRDefault="00953671" w:rsidP="00953671"/>
    <w:p w:rsidR="00953671" w:rsidRDefault="00953671" w:rsidP="00953671">
      <w:pPr>
        <w:pStyle w:val="Separator"/>
        <w:pBdr>
          <w:top w:val="none" w:sz="0" w:space="0" w:color="auto"/>
        </w:pBdr>
        <w:ind w:left="-90"/>
      </w:pPr>
      <w:r>
        <w:br w:type="page"/>
      </w:r>
    </w:p>
    <w:p w:rsidR="00953671" w:rsidRPr="006D1710" w:rsidRDefault="00953671" w:rsidP="00953671">
      <w:pPr>
        <w:pStyle w:val="TOCHeading"/>
      </w:pPr>
      <w:r w:rsidRPr="006D1710">
        <w:lastRenderedPageBreak/>
        <w:t>Table of Contents</w:t>
      </w:r>
    </w:p>
    <w:bookmarkStart w:id="14" w:name="_Toc234804583"/>
    <w:p w:rsidR="005A326B" w:rsidRDefault="00953671">
      <w:pPr>
        <w:pStyle w:val="TOC2"/>
        <w:tabs>
          <w:tab w:val="right" w:leader="dot" w:pos="9016"/>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502860894" w:history="1">
        <w:r w:rsidR="005A326B" w:rsidRPr="00D65E79">
          <w:rPr>
            <w:rStyle w:val="Hyperlink"/>
            <w:noProof/>
          </w:rPr>
          <w:t>Overview</w:t>
        </w:r>
        <w:r w:rsidR="005A326B">
          <w:rPr>
            <w:noProof/>
            <w:webHidden/>
          </w:rPr>
          <w:tab/>
        </w:r>
        <w:r w:rsidR="005A326B">
          <w:rPr>
            <w:noProof/>
            <w:webHidden/>
          </w:rPr>
          <w:fldChar w:fldCharType="begin"/>
        </w:r>
        <w:r w:rsidR="005A326B">
          <w:rPr>
            <w:noProof/>
            <w:webHidden/>
          </w:rPr>
          <w:instrText xml:space="preserve"> PAGEREF _Toc502860894 \h </w:instrText>
        </w:r>
        <w:r w:rsidR="005A326B">
          <w:rPr>
            <w:noProof/>
            <w:webHidden/>
          </w:rPr>
        </w:r>
        <w:r w:rsidR="005A326B">
          <w:rPr>
            <w:noProof/>
            <w:webHidden/>
          </w:rPr>
          <w:fldChar w:fldCharType="separate"/>
        </w:r>
        <w:r w:rsidR="005A326B">
          <w:rPr>
            <w:noProof/>
            <w:webHidden/>
          </w:rPr>
          <w:t>4</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895" w:history="1">
        <w:r w:rsidR="005A326B" w:rsidRPr="00D65E79">
          <w:rPr>
            <w:rStyle w:val="Hyperlink"/>
            <w:noProof/>
          </w:rPr>
          <w:t>Problem Statement</w:t>
        </w:r>
        <w:r w:rsidR="005A326B">
          <w:rPr>
            <w:noProof/>
            <w:webHidden/>
          </w:rPr>
          <w:tab/>
        </w:r>
        <w:r w:rsidR="005A326B">
          <w:rPr>
            <w:noProof/>
            <w:webHidden/>
          </w:rPr>
          <w:fldChar w:fldCharType="begin"/>
        </w:r>
        <w:r w:rsidR="005A326B">
          <w:rPr>
            <w:noProof/>
            <w:webHidden/>
          </w:rPr>
          <w:instrText xml:space="preserve"> PAGEREF _Toc502860895 \h </w:instrText>
        </w:r>
        <w:r w:rsidR="005A326B">
          <w:rPr>
            <w:noProof/>
            <w:webHidden/>
          </w:rPr>
        </w:r>
        <w:r w:rsidR="005A326B">
          <w:rPr>
            <w:noProof/>
            <w:webHidden/>
          </w:rPr>
          <w:fldChar w:fldCharType="separate"/>
        </w:r>
        <w:r w:rsidR="005A326B">
          <w:rPr>
            <w:noProof/>
            <w:webHidden/>
          </w:rPr>
          <w:t>4</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896" w:history="1">
        <w:r w:rsidR="005A326B" w:rsidRPr="00D65E79">
          <w:rPr>
            <w:rStyle w:val="Hyperlink"/>
            <w:rFonts w:cstheme="minorHAnsi"/>
            <w:noProof/>
          </w:rPr>
          <w:t>SECTION 1 : USER STORIES</w:t>
        </w:r>
        <w:r w:rsidR="005A326B">
          <w:rPr>
            <w:noProof/>
            <w:webHidden/>
          </w:rPr>
          <w:tab/>
        </w:r>
        <w:r w:rsidR="005A326B">
          <w:rPr>
            <w:noProof/>
            <w:webHidden/>
          </w:rPr>
          <w:fldChar w:fldCharType="begin"/>
        </w:r>
        <w:r w:rsidR="005A326B">
          <w:rPr>
            <w:noProof/>
            <w:webHidden/>
          </w:rPr>
          <w:instrText xml:space="preserve"> PAGEREF _Toc502860896 \h </w:instrText>
        </w:r>
        <w:r w:rsidR="005A326B">
          <w:rPr>
            <w:noProof/>
            <w:webHidden/>
          </w:rPr>
        </w:r>
        <w:r w:rsidR="005A326B">
          <w:rPr>
            <w:noProof/>
            <w:webHidden/>
          </w:rPr>
          <w:fldChar w:fldCharType="separate"/>
        </w:r>
        <w:r w:rsidR="005A326B">
          <w:rPr>
            <w:noProof/>
            <w:webHidden/>
          </w:rPr>
          <w:t>5</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897" w:history="1">
        <w:r w:rsidR="005A326B" w:rsidRPr="00D65E79">
          <w:rPr>
            <w:rStyle w:val="Hyperlink"/>
            <w:rFonts w:cstheme="minorHAnsi"/>
            <w:noProof/>
          </w:rPr>
          <w:t>SECTION 2 : HIGH LEVEL REQUIREMENT</w:t>
        </w:r>
        <w:r w:rsidR="005A326B">
          <w:rPr>
            <w:noProof/>
            <w:webHidden/>
          </w:rPr>
          <w:tab/>
        </w:r>
        <w:r w:rsidR="005A326B">
          <w:rPr>
            <w:noProof/>
            <w:webHidden/>
          </w:rPr>
          <w:fldChar w:fldCharType="begin"/>
        </w:r>
        <w:r w:rsidR="005A326B">
          <w:rPr>
            <w:noProof/>
            <w:webHidden/>
          </w:rPr>
          <w:instrText xml:space="preserve"> PAGEREF _Toc502860897 \h </w:instrText>
        </w:r>
        <w:r w:rsidR="005A326B">
          <w:rPr>
            <w:noProof/>
            <w:webHidden/>
          </w:rPr>
        </w:r>
        <w:r w:rsidR="005A326B">
          <w:rPr>
            <w:noProof/>
            <w:webHidden/>
          </w:rPr>
          <w:fldChar w:fldCharType="separate"/>
        </w:r>
        <w:r w:rsidR="005A326B">
          <w:rPr>
            <w:noProof/>
            <w:webHidden/>
          </w:rPr>
          <w:t>7</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898" w:history="1">
        <w:r w:rsidR="005A326B" w:rsidRPr="00D65E79">
          <w:rPr>
            <w:rStyle w:val="Hyperlink"/>
            <w:rFonts w:cstheme="minorHAnsi"/>
            <w:noProof/>
          </w:rPr>
          <w:t xml:space="preserve">SECTION 3: </w:t>
        </w:r>
        <w:r w:rsidR="005A326B" w:rsidRPr="00D65E79">
          <w:rPr>
            <w:rStyle w:val="Hyperlink"/>
            <w:rFonts w:cstheme="minorHAnsi"/>
            <w:caps/>
            <w:noProof/>
          </w:rPr>
          <w:t>Synonyms</w:t>
        </w:r>
        <w:r w:rsidR="005A326B">
          <w:rPr>
            <w:noProof/>
            <w:webHidden/>
          </w:rPr>
          <w:tab/>
        </w:r>
        <w:r w:rsidR="005A326B">
          <w:rPr>
            <w:noProof/>
            <w:webHidden/>
          </w:rPr>
          <w:fldChar w:fldCharType="begin"/>
        </w:r>
        <w:r w:rsidR="005A326B">
          <w:rPr>
            <w:noProof/>
            <w:webHidden/>
          </w:rPr>
          <w:instrText xml:space="preserve"> PAGEREF _Toc502860898 \h </w:instrText>
        </w:r>
        <w:r w:rsidR="005A326B">
          <w:rPr>
            <w:noProof/>
            <w:webHidden/>
          </w:rPr>
        </w:r>
        <w:r w:rsidR="005A326B">
          <w:rPr>
            <w:noProof/>
            <w:webHidden/>
          </w:rPr>
          <w:fldChar w:fldCharType="separate"/>
        </w:r>
        <w:r w:rsidR="005A326B">
          <w:rPr>
            <w:noProof/>
            <w:webHidden/>
          </w:rPr>
          <w:t>8</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899" w:history="1">
        <w:r w:rsidR="005A326B" w:rsidRPr="00D65E79">
          <w:rPr>
            <w:rStyle w:val="Hyperlink"/>
            <w:rFonts w:cstheme="minorHAnsi"/>
            <w:noProof/>
          </w:rPr>
          <w:t>SECTION 4: ARCHITECTURE</w:t>
        </w:r>
        <w:r w:rsidR="005A326B">
          <w:rPr>
            <w:noProof/>
            <w:webHidden/>
          </w:rPr>
          <w:tab/>
        </w:r>
        <w:r w:rsidR="005A326B">
          <w:rPr>
            <w:noProof/>
            <w:webHidden/>
          </w:rPr>
          <w:fldChar w:fldCharType="begin"/>
        </w:r>
        <w:r w:rsidR="005A326B">
          <w:rPr>
            <w:noProof/>
            <w:webHidden/>
          </w:rPr>
          <w:instrText xml:space="preserve"> PAGEREF _Toc502860899 \h </w:instrText>
        </w:r>
        <w:r w:rsidR="005A326B">
          <w:rPr>
            <w:noProof/>
            <w:webHidden/>
          </w:rPr>
        </w:r>
        <w:r w:rsidR="005A326B">
          <w:rPr>
            <w:noProof/>
            <w:webHidden/>
          </w:rPr>
          <w:fldChar w:fldCharType="separate"/>
        </w:r>
        <w:r w:rsidR="005A326B">
          <w:rPr>
            <w:noProof/>
            <w:webHidden/>
          </w:rPr>
          <w:t>8</w:t>
        </w:r>
        <w:r w:rsidR="005A326B">
          <w:rPr>
            <w:noProof/>
            <w:webHidden/>
          </w:rPr>
          <w:fldChar w:fldCharType="end"/>
        </w:r>
      </w:hyperlink>
    </w:p>
    <w:p w:rsidR="005A326B" w:rsidRDefault="00FA5042">
      <w:pPr>
        <w:pStyle w:val="TOC2"/>
        <w:tabs>
          <w:tab w:val="left" w:pos="880"/>
          <w:tab w:val="right" w:leader="dot" w:pos="9016"/>
        </w:tabs>
        <w:rPr>
          <w:rFonts w:asciiTheme="minorHAnsi" w:eastAsiaTheme="minorEastAsia" w:hAnsiTheme="minorHAnsi" w:cstheme="minorBidi"/>
          <w:noProof/>
          <w:sz w:val="22"/>
          <w:szCs w:val="22"/>
        </w:rPr>
      </w:pPr>
      <w:hyperlink w:anchor="_Toc502860900" w:history="1">
        <w:r w:rsidR="005A326B" w:rsidRPr="00D65E79">
          <w:rPr>
            <w:rStyle w:val="Hyperlink"/>
            <w:rFonts w:cstheme="minorHAnsi"/>
            <w:noProof/>
          </w:rPr>
          <w:t>4.1</w:t>
        </w:r>
        <w:r w:rsidR="005A326B">
          <w:rPr>
            <w:rFonts w:asciiTheme="minorHAnsi" w:eastAsiaTheme="minorEastAsia" w:hAnsiTheme="minorHAnsi" w:cstheme="minorBidi"/>
            <w:noProof/>
            <w:sz w:val="22"/>
            <w:szCs w:val="22"/>
          </w:rPr>
          <w:tab/>
        </w:r>
        <w:r w:rsidR="005A326B" w:rsidRPr="00D65E79">
          <w:rPr>
            <w:rStyle w:val="Hyperlink"/>
            <w:rFonts w:cstheme="minorHAnsi"/>
            <w:noProof/>
          </w:rPr>
          <w:t>High Level Functional Architecture Diagram</w:t>
        </w:r>
        <w:r w:rsidR="005A326B">
          <w:rPr>
            <w:noProof/>
            <w:webHidden/>
          </w:rPr>
          <w:tab/>
        </w:r>
        <w:r w:rsidR="005A326B">
          <w:rPr>
            <w:noProof/>
            <w:webHidden/>
          </w:rPr>
          <w:fldChar w:fldCharType="begin"/>
        </w:r>
        <w:r w:rsidR="005A326B">
          <w:rPr>
            <w:noProof/>
            <w:webHidden/>
          </w:rPr>
          <w:instrText xml:space="preserve"> PAGEREF _Toc502860900 \h </w:instrText>
        </w:r>
        <w:r w:rsidR="005A326B">
          <w:rPr>
            <w:noProof/>
            <w:webHidden/>
          </w:rPr>
        </w:r>
        <w:r w:rsidR="005A326B">
          <w:rPr>
            <w:noProof/>
            <w:webHidden/>
          </w:rPr>
          <w:fldChar w:fldCharType="separate"/>
        </w:r>
        <w:r w:rsidR="005A326B">
          <w:rPr>
            <w:noProof/>
            <w:webHidden/>
          </w:rPr>
          <w:t>8</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1" w:history="1">
        <w:r w:rsidR="005A326B" w:rsidRPr="00D65E79">
          <w:rPr>
            <w:rStyle w:val="Hyperlink"/>
            <w:rFonts w:cstheme="minorHAnsi"/>
            <w:noProof/>
          </w:rPr>
          <w:t>SECTION 5 :  SOFTWARE &amp; TECHNOLOGY DETAILS</w:t>
        </w:r>
        <w:r w:rsidR="005A326B">
          <w:rPr>
            <w:noProof/>
            <w:webHidden/>
          </w:rPr>
          <w:tab/>
        </w:r>
        <w:r w:rsidR="005A326B">
          <w:rPr>
            <w:noProof/>
            <w:webHidden/>
          </w:rPr>
          <w:fldChar w:fldCharType="begin"/>
        </w:r>
        <w:r w:rsidR="005A326B">
          <w:rPr>
            <w:noProof/>
            <w:webHidden/>
          </w:rPr>
          <w:instrText xml:space="preserve"> PAGEREF _Toc502860901 \h </w:instrText>
        </w:r>
        <w:r w:rsidR="005A326B">
          <w:rPr>
            <w:noProof/>
            <w:webHidden/>
          </w:rPr>
        </w:r>
        <w:r w:rsidR="005A326B">
          <w:rPr>
            <w:noProof/>
            <w:webHidden/>
          </w:rPr>
          <w:fldChar w:fldCharType="separate"/>
        </w:r>
        <w:r w:rsidR="005A326B">
          <w:rPr>
            <w:noProof/>
            <w:webHidden/>
          </w:rPr>
          <w:t>9</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2" w:history="1">
        <w:r w:rsidR="005A326B" w:rsidRPr="00D65E79">
          <w:rPr>
            <w:rStyle w:val="Hyperlink"/>
            <w:noProof/>
          </w:rPr>
          <w:t>SECTION 6 : Design Decisions</w:t>
        </w:r>
        <w:r w:rsidR="005A326B">
          <w:rPr>
            <w:noProof/>
            <w:webHidden/>
          </w:rPr>
          <w:tab/>
        </w:r>
        <w:r w:rsidR="005A326B">
          <w:rPr>
            <w:noProof/>
            <w:webHidden/>
          </w:rPr>
          <w:fldChar w:fldCharType="begin"/>
        </w:r>
        <w:r w:rsidR="005A326B">
          <w:rPr>
            <w:noProof/>
            <w:webHidden/>
          </w:rPr>
          <w:instrText xml:space="preserve"> PAGEREF _Toc502860902 \h </w:instrText>
        </w:r>
        <w:r w:rsidR="005A326B">
          <w:rPr>
            <w:noProof/>
            <w:webHidden/>
          </w:rPr>
        </w:r>
        <w:r w:rsidR="005A326B">
          <w:rPr>
            <w:noProof/>
            <w:webHidden/>
          </w:rPr>
          <w:fldChar w:fldCharType="separate"/>
        </w:r>
        <w:r w:rsidR="005A326B">
          <w:rPr>
            <w:noProof/>
            <w:webHidden/>
          </w:rPr>
          <w:t>10</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3" w:history="1">
        <w:r w:rsidR="005A326B" w:rsidRPr="00D65E79">
          <w:rPr>
            <w:rStyle w:val="Hyperlink"/>
            <w:rFonts w:cstheme="minorHAnsi"/>
            <w:noProof/>
          </w:rPr>
          <w:t>Architecture  Guidelines</w:t>
        </w:r>
        <w:r w:rsidR="005A326B">
          <w:rPr>
            <w:noProof/>
            <w:webHidden/>
          </w:rPr>
          <w:tab/>
        </w:r>
        <w:r w:rsidR="005A326B">
          <w:rPr>
            <w:noProof/>
            <w:webHidden/>
          </w:rPr>
          <w:fldChar w:fldCharType="begin"/>
        </w:r>
        <w:r w:rsidR="005A326B">
          <w:rPr>
            <w:noProof/>
            <w:webHidden/>
          </w:rPr>
          <w:instrText xml:space="preserve"> PAGEREF _Toc502860903 \h </w:instrText>
        </w:r>
        <w:r w:rsidR="005A326B">
          <w:rPr>
            <w:noProof/>
            <w:webHidden/>
          </w:rPr>
        </w:r>
        <w:r w:rsidR="005A326B">
          <w:rPr>
            <w:noProof/>
            <w:webHidden/>
          </w:rPr>
          <w:fldChar w:fldCharType="separate"/>
        </w:r>
        <w:r w:rsidR="005A326B">
          <w:rPr>
            <w:noProof/>
            <w:webHidden/>
          </w:rPr>
          <w:t>19</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4" w:history="1">
        <w:r w:rsidR="005A326B" w:rsidRPr="00D65E79">
          <w:rPr>
            <w:rStyle w:val="Hyperlink"/>
            <w:rFonts w:cstheme="minorHAnsi"/>
            <w:noProof/>
          </w:rPr>
          <w:t>Development Guidelines</w:t>
        </w:r>
        <w:r w:rsidR="005A326B">
          <w:rPr>
            <w:noProof/>
            <w:webHidden/>
          </w:rPr>
          <w:tab/>
        </w:r>
        <w:r w:rsidR="005A326B">
          <w:rPr>
            <w:noProof/>
            <w:webHidden/>
          </w:rPr>
          <w:fldChar w:fldCharType="begin"/>
        </w:r>
        <w:r w:rsidR="005A326B">
          <w:rPr>
            <w:noProof/>
            <w:webHidden/>
          </w:rPr>
          <w:instrText xml:space="preserve"> PAGEREF _Toc502860904 \h </w:instrText>
        </w:r>
        <w:r w:rsidR="005A326B">
          <w:rPr>
            <w:noProof/>
            <w:webHidden/>
          </w:rPr>
        </w:r>
        <w:r w:rsidR="005A326B">
          <w:rPr>
            <w:noProof/>
            <w:webHidden/>
          </w:rPr>
          <w:fldChar w:fldCharType="separate"/>
        </w:r>
        <w:r w:rsidR="005A326B">
          <w:rPr>
            <w:noProof/>
            <w:webHidden/>
          </w:rPr>
          <w:t>20</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5" w:history="1">
        <w:r w:rsidR="005A326B" w:rsidRPr="00D65E79">
          <w:rPr>
            <w:rStyle w:val="Hyperlink"/>
            <w:rFonts w:cstheme="minorHAnsi"/>
            <w:noProof/>
          </w:rPr>
          <w:t>Testing Strategy</w:t>
        </w:r>
        <w:r w:rsidR="005A326B">
          <w:rPr>
            <w:noProof/>
            <w:webHidden/>
          </w:rPr>
          <w:tab/>
        </w:r>
        <w:r w:rsidR="005A326B">
          <w:rPr>
            <w:noProof/>
            <w:webHidden/>
          </w:rPr>
          <w:fldChar w:fldCharType="begin"/>
        </w:r>
        <w:r w:rsidR="005A326B">
          <w:rPr>
            <w:noProof/>
            <w:webHidden/>
          </w:rPr>
          <w:instrText xml:space="preserve"> PAGEREF _Toc502860905 \h </w:instrText>
        </w:r>
        <w:r w:rsidR="005A326B">
          <w:rPr>
            <w:noProof/>
            <w:webHidden/>
          </w:rPr>
        </w:r>
        <w:r w:rsidR="005A326B">
          <w:rPr>
            <w:noProof/>
            <w:webHidden/>
          </w:rPr>
          <w:fldChar w:fldCharType="separate"/>
        </w:r>
        <w:r w:rsidR="005A326B">
          <w:rPr>
            <w:noProof/>
            <w:webHidden/>
          </w:rPr>
          <w:t>21</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6" w:history="1">
        <w:r w:rsidR="005A326B" w:rsidRPr="00D65E79">
          <w:rPr>
            <w:rStyle w:val="Hyperlink"/>
            <w:noProof/>
          </w:rPr>
          <w:t>Alternative Designs</w:t>
        </w:r>
        <w:r w:rsidR="005A326B">
          <w:rPr>
            <w:noProof/>
            <w:webHidden/>
          </w:rPr>
          <w:tab/>
        </w:r>
        <w:r w:rsidR="005A326B">
          <w:rPr>
            <w:noProof/>
            <w:webHidden/>
          </w:rPr>
          <w:fldChar w:fldCharType="begin"/>
        </w:r>
        <w:r w:rsidR="005A326B">
          <w:rPr>
            <w:noProof/>
            <w:webHidden/>
          </w:rPr>
          <w:instrText xml:space="preserve"> PAGEREF _Toc502860906 \h </w:instrText>
        </w:r>
        <w:r w:rsidR="005A326B">
          <w:rPr>
            <w:noProof/>
            <w:webHidden/>
          </w:rPr>
        </w:r>
        <w:r w:rsidR="005A326B">
          <w:rPr>
            <w:noProof/>
            <w:webHidden/>
          </w:rPr>
          <w:fldChar w:fldCharType="separate"/>
        </w:r>
        <w:r w:rsidR="005A326B">
          <w:rPr>
            <w:noProof/>
            <w:webHidden/>
          </w:rPr>
          <w:t>21</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7" w:history="1">
        <w:r w:rsidR="005A326B" w:rsidRPr="00D65E79">
          <w:rPr>
            <w:rStyle w:val="Hyperlink"/>
            <w:noProof/>
          </w:rPr>
          <w:t>Assumptions/Risks</w:t>
        </w:r>
        <w:r w:rsidR="005A326B">
          <w:rPr>
            <w:noProof/>
            <w:webHidden/>
          </w:rPr>
          <w:tab/>
        </w:r>
        <w:r w:rsidR="005A326B">
          <w:rPr>
            <w:noProof/>
            <w:webHidden/>
          </w:rPr>
          <w:fldChar w:fldCharType="begin"/>
        </w:r>
        <w:r w:rsidR="005A326B">
          <w:rPr>
            <w:noProof/>
            <w:webHidden/>
          </w:rPr>
          <w:instrText xml:space="preserve"> PAGEREF _Toc502860907 \h </w:instrText>
        </w:r>
        <w:r w:rsidR="005A326B">
          <w:rPr>
            <w:noProof/>
            <w:webHidden/>
          </w:rPr>
        </w:r>
        <w:r w:rsidR="005A326B">
          <w:rPr>
            <w:noProof/>
            <w:webHidden/>
          </w:rPr>
          <w:fldChar w:fldCharType="separate"/>
        </w:r>
        <w:r w:rsidR="005A326B">
          <w:rPr>
            <w:noProof/>
            <w:webHidden/>
          </w:rPr>
          <w:t>21</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8" w:history="1">
        <w:r w:rsidR="005A326B" w:rsidRPr="00D65E79">
          <w:rPr>
            <w:rStyle w:val="Hyperlink"/>
            <w:noProof/>
          </w:rPr>
          <w:t>Pre-Production Disaster Recovery Planning</w:t>
        </w:r>
        <w:r w:rsidR="005A326B">
          <w:rPr>
            <w:noProof/>
            <w:webHidden/>
          </w:rPr>
          <w:tab/>
        </w:r>
        <w:r w:rsidR="005A326B">
          <w:rPr>
            <w:noProof/>
            <w:webHidden/>
          </w:rPr>
          <w:fldChar w:fldCharType="begin"/>
        </w:r>
        <w:r w:rsidR="005A326B">
          <w:rPr>
            <w:noProof/>
            <w:webHidden/>
          </w:rPr>
          <w:instrText xml:space="preserve"> PAGEREF _Toc502860908 \h </w:instrText>
        </w:r>
        <w:r w:rsidR="005A326B">
          <w:rPr>
            <w:noProof/>
            <w:webHidden/>
          </w:rPr>
        </w:r>
        <w:r w:rsidR="005A326B">
          <w:rPr>
            <w:noProof/>
            <w:webHidden/>
          </w:rPr>
          <w:fldChar w:fldCharType="separate"/>
        </w:r>
        <w:r w:rsidR="005A326B">
          <w:rPr>
            <w:noProof/>
            <w:webHidden/>
          </w:rPr>
          <w:t>22</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09" w:history="1">
        <w:r w:rsidR="005A326B" w:rsidRPr="00D65E79">
          <w:rPr>
            <w:rStyle w:val="Hyperlink"/>
            <w:noProof/>
          </w:rPr>
          <w:t>Other Plans and References</w:t>
        </w:r>
        <w:r w:rsidR="005A326B">
          <w:rPr>
            <w:noProof/>
            <w:webHidden/>
          </w:rPr>
          <w:tab/>
        </w:r>
        <w:r w:rsidR="005A326B">
          <w:rPr>
            <w:noProof/>
            <w:webHidden/>
          </w:rPr>
          <w:fldChar w:fldCharType="begin"/>
        </w:r>
        <w:r w:rsidR="005A326B">
          <w:rPr>
            <w:noProof/>
            <w:webHidden/>
          </w:rPr>
          <w:instrText xml:space="preserve"> PAGEREF _Toc502860909 \h </w:instrText>
        </w:r>
        <w:r w:rsidR="005A326B">
          <w:rPr>
            <w:noProof/>
            <w:webHidden/>
          </w:rPr>
        </w:r>
        <w:r w:rsidR="005A326B">
          <w:rPr>
            <w:noProof/>
            <w:webHidden/>
          </w:rPr>
          <w:fldChar w:fldCharType="separate"/>
        </w:r>
        <w:r w:rsidR="005A326B">
          <w:rPr>
            <w:noProof/>
            <w:webHidden/>
          </w:rPr>
          <w:t>22</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10" w:history="1">
        <w:r w:rsidR="005A326B" w:rsidRPr="00D65E79">
          <w:rPr>
            <w:rStyle w:val="Hyperlink"/>
            <w:rFonts w:cstheme="minorHAnsi"/>
            <w:caps/>
            <w:noProof/>
          </w:rPr>
          <w:t>Decisions</w:t>
        </w:r>
        <w:r w:rsidR="005A326B">
          <w:rPr>
            <w:noProof/>
            <w:webHidden/>
          </w:rPr>
          <w:tab/>
        </w:r>
        <w:r w:rsidR="005A326B">
          <w:rPr>
            <w:noProof/>
            <w:webHidden/>
          </w:rPr>
          <w:fldChar w:fldCharType="begin"/>
        </w:r>
        <w:r w:rsidR="005A326B">
          <w:rPr>
            <w:noProof/>
            <w:webHidden/>
          </w:rPr>
          <w:instrText xml:space="preserve"> PAGEREF _Toc502860910 \h </w:instrText>
        </w:r>
        <w:r w:rsidR="005A326B">
          <w:rPr>
            <w:noProof/>
            <w:webHidden/>
          </w:rPr>
        </w:r>
        <w:r w:rsidR="005A326B">
          <w:rPr>
            <w:noProof/>
            <w:webHidden/>
          </w:rPr>
          <w:fldChar w:fldCharType="separate"/>
        </w:r>
        <w:r w:rsidR="005A326B">
          <w:rPr>
            <w:noProof/>
            <w:webHidden/>
          </w:rPr>
          <w:t>22</w:t>
        </w:r>
        <w:r w:rsidR="005A326B">
          <w:rPr>
            <w:noProof/>
            <w:webHidden/>
          </w:rPr>
          <w:fldChar w:fldCharType="end"/>
        </w:r>
      </w:hyperlink>
    </w:p>
    <w:p w:rsidR="005A326B" w:rsidRDefault="00FA5042">
      <w:pPr>
        <w:pStyle w:val="TOC2"/>
        <w:tabs>
          <w:tab w:val="right" w:leader="dot" w:pos="9016"/>
        </w:tabs>
        <w:rPr>
          <w:rFonts w:asciiTheme="minorHAnsi" w:eastAsiaTheme="minorEastAsia" w:hAnsiTheme="minorHAnsi" w:cstheme="minorBidi"/>
          <w:noProof/>
          <w:sz w:val="22"/>
          <w:szCs w:val="22"/>
        </w:rPr>
      </w:pPr>
      <w:hyperlink w:anchor="_Toc502860911" w:history="1">
        <w:r w:rsidR="005A326B" w:rsidRPr="00D65E79">
          <w:rPr>
            <w:rStyle w:val="Hyperlink"/>
            <w:noProof/>
          </w:rPr>
          <w:t>Acceptance &amp; Approvals</w:t>
        </w:r>
        <w:r w:rsidR="005A326B">
          <w:rPr>
            <w:noProof/>
            <w:webHidden/>
          </w:rPr>
          <w:tab/>
        </w:r>
        <w:r w:rsidR="005A326B">
          <w:rPr>
            <w:noProof/>
            <w:webHidden/>
          </w:rPr>
          <w:fldChar w:fldCharType="begin"/>
        </w:r>
        <w:r w:rsidR="005A326B">
          <w:rPr>
            <w:noProof/>
            <w:webHidden/>
          </w:rPr>
          <w:instrText xml:space="preserve"> PAGEREF _Toc502860911 \h </w:instrText>
        </w:r>
        <w:r w:rsidR="005A326B">
          <w:rPr>
            <w:noProof/>
            <w:webHidden/>
          </w:rPr>
        </w:r>
        <w:r w:rsidR="005A326B">
          <w:rPr>
            <w:noProof/>
            <w:webHidden/>
          </w:rPr>
          <w:fldChar w:fldCharType="separate"/>
        </w:r>
        <w:r w:rsidR="005A326B">
          <w:rPr>
            <w:noProof/>
            <w:webHidden/>
          </w:rPr>
          <w:t>22</w:t>
        </w:r>
        <w:r w:rsidR="005A326B">
          <w:rPr>
            <w:noProof/>
            <w:webHidden/>
          </w:rPr>
          <w:fldChar w:fldCharType="end"/>
        </w:r>
      </w:hyperlink>
    </w:p>
    <w:p w:rsidR="00953671" w:rsidRDefault="00953671" w:rsidP="00953671">
      <w:pPr>
        <w:pStyle w:val="Separator"/>
        <w:pBdr>
          <w:top w:val="none" w:sz="0" w:space="0" w:color="auto"/>
          <w:between w:val="none" w:sz="0" w:space="0" w:color="auto"/>
        </w:pBdr>
      </w:pPr>
      <w:r>
        <w:rPr>
          <w:b/>
          <w:bCs/>
          <w:sz w:val="24"/>
        </w:rPr>
        <w:fldChar w:fldCharType="end"/>
      </w:r>
    </w:p>
    <w:bookmarkEnd w:id="14"/>
    <w:p w:rsidR="00953671" w:rsidRDefault="00953671" w:rsidP="00953671">
      <w:pPr>
        <w:spacing w:before="100" w:beforeAutospacing="1" w:after="100" w:afterAutospacing="1"/>
        <w:rPr>
          <w:color w:val="000000"/>
        </w:rPr>
      </w:pPr>
      <w:r>
        <w:rPr>
          <w:color w:val="000000"/>
        </w:rPr>
        <w:br w:type="page"/>
      </w:r>
    </w:p>
    <w:p w:rsidR="00953671" w:rsidRPr="00E31F98" w:rsidRDefault="00953671" w:rsidP="00953671">
      <w:pPr>
        <w:pStyle w:val="Heading2"/>
      </w:pPr>
      <w:bookmarkStart w:id="15" w:name="_Toc502860894"/>
      <w:r w:rsidRPr="0047217E">
        <w:lastRenderedPageBreak/>
        <w:t>Overview</w:t>
      </w:r>
      <w:bookmarkEnd w:id="15"/>
    </w:p>
    <w:p w:rsidR="00953671" w:rsidRPr="00DD7857" w:rsidRDefault="00953671" w:rsidP="00953671">
      <w:pPr>
        <w:pStyle w:val="TableText"/>
      </w:pPr>
      <w:r w:rsidRPr="00DD7857">
        <w:t xml:space="preserve">The High Level Design (HLD) describes how an application will implement the architectural concept and meet the requirements allocated to that application. The High Level Design describes the functionality the application will provide, the overall design for providing that functionality and meeting the nonfunctional requirements, and the rationale for choosing that design. The High Level Design also describes how the application will cooperate and interface with other applications to provide an integrated solution that achieves the architectural concept. </w:t>
      </w:r>
    </w:p>
    <w:p w:rsidR="00953671" w:rsidRPr="00DD7857" w:rsidRDefault="00953671" w:rsidP="00953671">
      <w:pPr>
        <w:pStyle w:val="TableText"/>
      </w:pPr>
      <w:r w:rsidRPr="00DD7857">
        <w:t xml:space="preserve">The High Level Design covers these topics: </w:t>
      </w:r>
    </w:p>
    <w:p w:rsidR="00953671" w:rsidRPr="00DD7857" w:rsidRDefault="00953671" w:rsidP="00953671">
      <w:pPr>
        <w:pStyle w:val="TableBullet"/>
      </w:pPr>
      <w:r w:rsidRPr="00DD7857">
        <w:t xml:space="preserve">Problem Statement </w:t>
      </w:r>
    </w:p>
    <w:p w:rsidR="00953671" w:rsidRPr="00DD7857" w:rsidRDefault="00953671" w:rsidP="00953671">
      <w:pPr>
        <w:pStyle w:val="TableBullet"/>
      </w:pPr>
      <w:r w:rsidRPr="00DD7857">
        <w:t xml:space="preserve">Design Decisions </w:t>
      </w:r>
    </w:p>
    <w:p w:rsidR="00953671" w:rsidRPr="00DD7857" w:rsidRDefault="00953671" w:rsidP="00953671">
      <w:pPr>
        <w:pStyle w:val="TableBullet"/>
      </w:pPr>
      <w:r w:rsidRPr="00DD7857">
        <w:t xml:space="preserve">Alternative Designs </w:t>
      </w:r>
    </w:p>
    <w:p w:rsidR="00953671" w:rsidRPr="00DD7857" w:rsidRDefault="00953671" w:rsidP="00953671">
      <w:pPr>
        <w:pStyle w:val="TableBullet"/>
      </w:pPr>
      <w:r w:rsidRPr="00DD7857">
        <w:t xml:space="preserve">Assumptions/Risks </w:t>
      </w:r>
    </w:p>
    <w:p w:rsidR="00953671" w:rsidRPr="004D1E63" w:rsidRDefault="00953671" w:rsidP="00953671">
      <w:pPr>
        <w:pStyle w:val="TableBullet"/>
      </w:pPr>
      <w:r w:rsidRPr="0041456B">
        <w:t>Other Plans/References</w:t>
      </w:r>
    </w:p>
    <w:p w:rsidR="00953671" w:rsidRPr="0047217E" w:rsidRDefault="00953671" w:rsidP="00953671">
      <w:pPr>
        <w:pStyle w:val="Default"/>
        <w:rPr>
          <w:color w:val="auto"/>
          <w:sz w:val="20"/>
          <w:szCs w:val="20"/>
        </w:rPr>
      </w:pPr>
    </w:p>
    <w:p w:rsidR="00953671" w:rsidRPr="000C1AFC" w:rsidRDefault="00953671" w:rsidP="00953671">
      <w:pPr>
        <w:pStyle w:val="Heading2"/>
      </w:pPr>
      <w:bookmarkStart w:id="16" w:name="_Toc233711080"/>
      <w:bookmarkStart w:id="17" w:name="_Toc234814143"/>
      <w:bookmarkStart w:id="18" w:name="_Toc279755414"/>
      <w:bookmarkStart w:id="19" w:name="_Toc502860895"/>
      <w:r w:rsidRPr="00DD7857">
        <w:t>Problem Statement</w:t>
      </w:r>
      <w:bookmarkEnd w:id="16"/>
      <w:bookmarkEnd w:id="17"/>
      <w:bookmarkEnd w:id="18"/>
      <w:bookmarkEnd w:id="19"/>
      <w:r w:rsidRPr="00DD7857">
        <w:t xml:space="preserve"> </w:t>
      </w:r>
    </w:p>
    <w:p w:rsidR="00953671" w:rsidRDefault="00953671" w:rsidP="00953671">
      <w:pPr>
        <w:jc w:val="both"/>
        <w:rPr>
          <w:color w:val="000000"/>
        </w:rPr>
      </w:pPr>
      <w:bookmarkStart w:id="20" w:name="_Toc233711081"/>
      <w:bookmarkStart w:id="21" w:name="_Toc234814144"/>
      <w:bookmarkStart w:id="22" w:name="_Toc279755415"/>
      <w:bookmarkStart w:id="23" w:name="_Toc234804586"/>
      <w:r>
        <w:rPr>
          <w:color w:val="000000"/>
        </w:rPr>
        <w:t xml:space="preserve">KEPLER is a Predictive Analytics Platform. The objective is to enhance it by adding Real Time Dispatch &amp; Truck Analytics functionality to </w:t>
      </w:r>
      <w:proofErr w:type="gramStart"/>
      <w:r>
        <w:rPr>
          <w:color w:val="000000"/>
        </w:rPr>
        <w:t>be used</w:t>
      </w:r>
      <w:proofErr w:type="gramEnd"/>
      <w:r>
        <w:rPr>
          <w:color w:val="000000"/>
        </w:rPr>
        <w:t xml:space="preserve"> by a Work Centre Manager. The overall objective of this program is </w:t>
      </w:r>
      <w:proofErr w:type="gramStart"/>
      <w:r>
        <w:rPr>
          <w:color w:val="000000"/>
        </w:rPr>
        <w:t>to :</w:t>
      </w:r>
      <w:proofErr w:type="gramEnd"/>
    </w:p>
    <w:p w:rsidR="00953671" w:rsidRDefault="00953671" w:rsidP="00953671">
      <w:pPr>
        <w:jc w:val="both"/>
        <w:rPr>
          <w:color w:val="000000"/>
        </w:rPr>
      </w:pPr>
    </w:p>
    <w:p w:rsidR="00953671" w:rsidRPr="00A82AF0" w:rsidRDefault="00953671" w:rsidP="00953671">
      <w:pPr>
        <w:pStyle w:val="ListParagraph"/>
        <w:numPr>
          <w:ilvl w:val="0"/>
          <w:numId w:val="10"/>
        </w:numPr>
        <w:rPr>
          <w:rFonts w:asciiTheme="minorHAnsi" w:hAnsiTheme="minorHAnsi" w:cstheme="minorHAnsi"/>
          <w:color w:val="000000"/>
        </w:rPr>
      </w:pPr>
      <w:r w:rsidRPr="00A82AF0">
        <w:rPr>
          <w:rFonts w:asciiTheme="minorHAnsi" w:hAnsiTheme="minorHAnsi" w:cstheme="minorHAnsi"/>
          <w:color w:val="000000"/>
        </w:rPr>
        <w:t xml:space="preserve">Track Active Dispatches, Truck Locations, Technicians and Schedules on UI. Enabling awareness of all vehicle movement in real time. </w:t>
      </w:r>
    </w:p>
    <w:p w:rsidR="00953671" w:rsidRPr="00A82AF0" w:rsidRDefault="00953671" w:rsidP="00953671">
      <w:pPr>
        <w:pStyle w:val="ListParagraph"/>
        <w:numPr>
          <w:ilvl w:val="0"/>
          <w:numId w:val="10"/>
        </w:numPr>
        <w:rPr>
          <w:rFonts w:asciiTheme="minorHAnsi" w:hAnsiTheme="minorHAnsi" w:cstheme="minorHAnsi"/>
          <w:color w:val="000000"/>
        </w:rPr>
      </w:pPr>
      <w:r w:rsidRPr="00A82AF0">
        <w:rPr>
          <w:rFonts w:asciiTheme="minorHAnsi" w:hAnsiTheme="minorHAnsi" w:cstheme="minorHAnsi"/>
          <w:color w:val="000000"/>
        </w:rPr>
        <w:t xml:space="preserve">To be able to estimate the time taken to reach Premise. </w:t>
      </w:r>
    </w:p>
    <w:p w:rsidR="00953671" w:rsidRDefault="00953671" w:rsidP="00953671">
      <w:pPr>
        <w:pStyle w:val="ListParagraph"/>
        <w:numPr>
          <w:ilvl w:val="0"/>
          <w:numId w:val="10"/>
        </w:numPr>
        <w:rPr>
          <w:rFonts w:asciiTheme="minorHAnsi" w:hAnsiTheme="minorHAnsi" w:cstheme="minorHAnsi"/>
          <w:color w:val="000000"/>
        </w:rPr>
      </w:pPr>
      <w:r>
        <w:rPr>
          <w:rFonts w:asciiTheme="minorHAnsi" w:hAnsiTheme="minorHAnsi" w:cstheme="minorHAnsi"/>
          <w:color w:val="000000"/>
        </w:rPr>
        <w:t>Work Centre Manager or Supervisor will have view of all technicians at any given time.  G</w:t>
      </w:r>
      <w:r w:rsidRPr="00A82AF0">
        <w:rPr>
          <w:rFonts w:asciiTheme="minorHAnsi" w:hAnsiTheme="minorHAnsi" w:cstheme="minorHAnsi"/>
          <w:color w:val="000000"/>
        </w:rPr>
        <w:t xml:space="preserve">et informed about any delay happening </w:t>
      </w:r>
      <w:r>
        <w:rPr>
          <w:rFonts w:asciiTheme="minorHAnsi" w:hAnsiTheme="minorHAnsi" w:cstheme="minorHAnsi"/>
          <w:color w:val="000000"/>
        </w:rPr>
        <w:t>/ threshold violation of Idle Time during journey</w:t>
      </w:r>
      <w:r w:rsidRPr="00A82AF0">
        <w:rPr>
          <w:rFonts w:asciiTheme="minorHAnsi" w:hAnsiTheme="minorHAnsi" w:cstheme="minorHAnsi"/>
          <w:color w:val="000000"/>
        </w:rPr>
        <w:t xml:space="preserve">. </w:t>
      </w:r>
    </w:p>
    <w:p w:rsidR="00953671" w:rsidRDefault="00953671" w:rsidP="00953671">
      <w:pPr>
        <w:pStyle w:val="ListParagraph"/>
        <w:numPr>
          <w:ilvl w:val="0"/>
          <w:numId w:val="10"/>
        </w:numPr>
        <w:rPr>
          <w:rFonts w:asciiTheme="minorHAnsi" w:hAnsiTheme="minorHAnsi" w:cstheme="minorHAnsi"/>
          <w:color w:val="000000"/>
        </w:rPr>
      </w:pPr>
      <w:r w:rsidRPr="00A82AF0">
        <w:rPr>
          <w:rFonts w:asciiTheme="minorHAnsi" w:hAnsiTheme="minorHAnsi" w:cstheme="minorHAnsi"/>
          <w:color w:val="000000"/>
        </w:rPr>
        <w:t>Cost saving in terms of informing customer timely</w:t>
      </w:r>
      <w:r>
        <w:rPr>
          <w:rFonts w:asciiTheme="minorHAnsi" w:hAnsiTheme="minorHAnsi" w:cstheme="minorHAnsi"/>
          <w:color w:val="000000"/>
        </w:rPr>
        <w:t xml:space="preserve"> and be able to communicate with Technician.</w:t>
      </w:r>
    </w:p>
    <w:p w:rsidR="00953671" w:rsidRPr="00A82AF0" w:rsidRDefault="00953671" w:rsidP="00953671">
      <w:pPr>
        <w:pStyle w:val="ListParagraph"/>
        <w:numPr>
          <w:ilvl w:val="0"/>
          <w:numId w:val="10"/>
        </w:numPr>
        <w:rPr>
          <w:rFonts w:asciiTheme="minorHAnsi" w:hAnsiTheme="minorHAnsi" w:cstheme="minorHAnsi"/>
          <w:color w:val="000000"/>
        </w:rPr>
      </w:pPr>
      <w:r>
        <w:rPr>
          <w:rFonts w:asciiTheme="minorHAnsi" w:hAnsiTheme="minorHAnsi" w:cstheme="minorHAnsi"/>
          <w:color w:val="000000"/>
        </w:rPr>
        <w:t>To monitor usage of Tool</w:t>
      </w:r>
    </w:p>
    <w:p w:rsidR="00953671" w:rsidRDefault="00953671" w:rsidP="00953671">
      <w:pPr>
        <w:pStyle w:val="Heading2"/>
        <w:rPr>
          <w:rFonts w:asciiTheme="minorHAnsi" w:hAnsiTheme="minorHAnsi" w:cstheme="minorHAnsi"/>
        </w:rPr>
      </w:pPr>
    </w:p>
    <w:p w:rsidR="00953671" w:rsidRDefault="00953671" w:rsidP="00953671">
      <w:pPr>
        <w:pStyle w:val="Heading3"/>
      </w:pPr>
    </w:p>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953671" w:rsidRPr="004A2545" w:rsidRDefault="00953671" w:rsidP="00953671"/>
    <w:p w:rsidR="00953671" w:rsidRPr="00994E45" w:rsidRDefault="00953671" w:rsidP="00953671">
      <w:pPr>
        <w:pStyle w:val="Heading2"/>
        <w:rPr>
          <w:rFonts w:asciiTheme="minorHAnsi" w:hAnsiTheme="minorHAnsi" w:cstheme="minorHAnsi"/>
        </w:rPr>
      </w:pPr>
      <w:bookmarkStart w:id="24" w:name="_Toc502860896"/>
      <w:r>
        <w:rPr>
          <w:rFonts w:asciiTheme="minorHAnsi" w:hAnsiTheme="minorHAnsi" w:cstheme="minorHAnsi"/>
        </w:rPr>
        <w:t xml:space="preserve">SECTION </w:t>
      </w:r>
      <w:proofErr w:type="gramStart"/>
      <w:r>
        <w:rPr>
          <w:rFonts w:asciiTheme="minorHAnsi" w:hAnsiTheme="minorHAnsi" w:cstheme="minorHAnsi"/>
        </w:rPr>
        <w:t>1</w:t>
      </w:r>
      <w:r w:rsidRPr="008A2F85">
        <w:rPr>
          <w:rFonts w:asciiTheme="minorHAnsi" w:hAnsiTheme="minorHAnsi" w:cstheme="minorHAnsi"/>
        </w:rPr>
        <w:t xml:space="preserve"> :</w:t>
      </w:r>
      <w:proofErr w:type="gramEnd"/>
      <w:r w:rsidRPr="008A2F85">
        <w:rPr>
          <w:rFonts w:asciiTheme="minorHAnsi" w:hAnsiTheme="minorHAnsi" w:cstheme="minorHAnsi"/>
        </w:rPr>
        <w:t xml:space="preserve"> USER STORIES</w:t>
      </w:r>
      <w:bookmarkEnd w:id="24"/>
      <w:r w:rsidRPr="00994E45">
        <w:rPr>
          <w:rFonts w:asciiTheme="minorHAnsi" w:hAnsiTheme="minorHAnsi" w:cstheme="minorHAnsi"/>
        </w:rPr>
        <w:t xml:space="preserve"> </w:t>
      </w:r>
    </w:p>
    <w:p w:rsidR="00953671" w:rsidRPr="00101051" w:rsidRDefault="00953671" w:rsidP="00101051">
      <w:pPr>
        <w:rPr>
          <w:rFonts w:ascii="Arial" w:hAnsi="Arial" w:cs="Arial"/>
          <w:sz w:val="18"/>
          <w:szCs w:val="18"/>
        </w:rPr>
      </w:pPr>
      <w:r w:rsidRPr="00101051">
        <w:rPr>
          <w:rFonts w:ascii="Arial" w:hAnsi="Arial" w:cs="Arial"/>
          <w:sz w:val="18"/>
          <w:szCs w:val="18"/>
        </w:rPr>
        <w:t xml:space="preserve">Below is the list of User Stories for Truck </w:t>
      </w:r>
      <w:proofErr w:type="gramStart"/>
      <w:r w:rsidRPr="00101051">
        <w:rPr>
          <w:rFonts w:ascii="Arial" w:hAnsi="Arial" w:cs="Arial"/>
          <w:sz w:val="18"/>
          <w:szCs w:val="18"/>
        </w:rPr>
        <w:t>Analytics  :</w:t>
      </w:r>
      <w:proofErr w:type="gramEnd"/>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68"/>
        <w:gridCol w:w="5402"/>
        <w:gridCol w:w="1799"/>
        <w:gridCol w:w="737"/>
      </w:tblGrid>
      <w:tr w:rsidR="00953671" w:rsidRPr="00994E45" w:rsidTr="0076513D">
        <w:trPr>
          <w:trHeight w:val="300"/>
        </w:trPr>
        <w:tc>
          <w:tcPr>
            <w:tcW w:w="593" w:type="pct"/>
            <w:shd w:val="clear" w:color="000000" w:fill="DDEBF7"/>
            <w:noWrap/>
            <w:vAlign w:val="bottom"/>
            <w:hideMark/>
          </w:tcPr>
          <w:p w:rsidR="00953671" w:rsidRPr="00994E45" w:rsidRDefault="00953671" w:rsidP="00E52F44">
            <w:pPr>
              <w:jc w:val="center"/>
              <w:rPr>
                <w:rFonts w:asciiTheme="minorHAnsi" w:hAnsiTheme="minorHAnsi" w:cstheme="minorHAnsi"/>
                <w:b/>
                <w:bCs/>
                <w:color w:val="000000"/>
                <w:szCs w:val="22"/>
              </w:rPr>
            </w:pPr>
            <w:r>
              <w:rPr>
                <w:rFonts w:asciiTheme="minorHAnsi" w:hAnsiTheme="minorHAnsi" w:cstheme="minorHAnsi"/>
                <w:b/>
                <w:bCs/>
                <w:color w:val="000000"/>
                <w:szCs w:val="22"/>
              </w:rPr>
              <w:t xml:space="preserve">User Stories </w:t>
            </w:r>
            <w:r w:rsidRPr="00994E45">
              <w:rPr>
                <w:rFonts w:asciiTheme="minorHAnsi" w:hAnsiTheme="minorHAnsi" w:cstheme="minorHAnsi"/>
                <w:b/>
                <w:bCs/>
                <w:color w:val="000000"/>
                <w:szCs w:val="22"/>
              </w:rPr>
              <w:t>Id</w:t>
            </w:r>
          </w:p>
        </w:tc>
        <w:tc>
          <w:tcPr>
            <w:tcW w:w="2999" w:type="pct"/>
            <w:shd w:val="clear" w:color="000000" w:fill="DDEBF7"/>
            <w:vAlign w:val="bottom"/>
            <w:hideMark/>
          </w:tcPr>
          <w:p w:rsidR="00953671" w:rsidRPr="00994E45" w:rsidRDefault="00953671" w:rsidP="00E52F44">
            <w:pPr>
              <w:jc w:val="center"/>
              <w:rPr>
                <w:rFonts w:asciiTheme="minorHAnsi" w:hAnsiTheme="minorHAnsi" w:cstheme="minorHAnsi"/>
                <w:b/>
                <w:bCs/>
                <w:color w:val="000000"/>
                <w:szCs w:val="22"/>
              </w:rPr>
            </w:pPr>
            <w:r w:rsidRPr="00994E45">
              <w:rPr>
                <w:rFonts w:asciiTheme="minorHAnsi" w:hAnsiTheme="minorHAnsi" w:cstheme="minorHAnsi"/>
                <w:b/>
                <w:bCs/>
                <w:color w:val="000000"/>
                <w:szCs w:val="22"/>
              </w:rPr>
              <w:t>Summary</w:t>
            </w:r>
          </w:p>
        </w:tc>
        <w:tc>
          <w:tcPr>
            <w:tcW w:w="999" w:type="pct"/>
            <w:shd w:val="clear" w:color="000000" w:fill="DDEBF7"/>
          </w:tcPr>
          <w:p w:rsidR="00953671" w:rsidRDefault="00953671" w:rsidP="00E52F44">
            <w:pPr>
              <w:jc w:val="center"/>
              <w:rPr>
                <w:rFonts w:asciiTheme="minorHAnsi" w:hAnsiTheme="minorHAnsi" w:cstheme="minorHAnsi"/>
                <w:b/>
                <w:bCs/>
                <w:color w:val="000000"/>
                <w:szCs w:val="22"/>
              </w:rPr>
            </w:pPr>
            <w:r>
              <w:rPr>
                <w:rFonts w:asciiTheme="minorHAnsi" w:hAnsiTheme="minorHAnsi" w:cstheme="minorHAnsi"/>
                <w:b/>
                <w:bCs/>
                <w:color w:val="000000"/>
                <w:szCs w:val="22"/>
              </w:rPr>
              <w:t>Acceptance Criteria</w:t>
            </w:r>
          </w:p>
        </w:tc>
        <w:tc>
          <w:tcPr>
            <w:tcW w:w="409" w:type="pct"/>
            <w:shd w:val="clear" w:color="000000" w:fill="DDEBF7"/>
          </w:tcPr>
          <w:p w:rsidR="00953671" w:rsidRPr="00994E45" w:rsidRDefault="00953671" w:rsidP="00E52F44">
            <w:pPr>
              <w:jc w:val="center"/>
              <w:rPr>
                <w:rFonts w:asciiTheme="minorHAnsi" w:hAnsiTheme="minorHAnsi" w:cstheme="minorHAnsi"/>
                <w:b/>
                <w:bCs/>
                <w:color w:val="000000"/>
                <w:szCs w:val="22"/>
              </w:rPr>
            </w:pPr>
            <w:r>
              <w:rPr>
                <w:rFonts w:asciiTheme="minorHAnsi" w:hAnsiTheme="minorHAnsi" w:cstheme="minorHAnsi"/>
                <w:b/>
                <w:bCs/>
                <w:color w:val="000000"/>
                <w:szCs w:val="22"/>
              </w:rPr>
              <w:t>Iteration</w:t>
            </w:r>
          </w:p>
        </w:tc>
      </w:tr>
      <w:tr w:rsidR="00953671" w:rsidRPr="00994E45" w:rsidTr="0076513D">
        <w:trPr>
          <w:trHeight w:val="300"/>
        </w:trPr>
        <w:tc>
          <w:tcPr>
            <w:tcW w:w="593" w:type="pct"/>
            <w:shd w:val="clear" w:color="auto" w:fill="auto"/>
            <w:noWrap/>
          </w:tcPr>
          <w:p w:rsidR="00953671" w:rsidRPr="004A2545" w:rsidRDefault="00953671" w:rsidP="00E52F44">
            <w:pPr>
              <w:jc w:val="right"/>
              <w:rPr>
                <w:rFonts w:asciiTheme="minorHAnsi" w:hAnsiTheme="minorHAnsi" w:cstheme="minorHAnsi"/>
                <w:color w:val="548DD4" w:themeColor="text2" w:themeTint="99"/>
                <w:szCs w:val="22"/>
              </w:rPr>
            </w:pPr>
            <w:r w:rsidRPr="004A2545">
              <w:t>262651</w:t>
            </w:r>
          </w:p>
        </w:tc>
        <w:tc>
          <w:tcPr>
            <w:tcW w:w="2999" w:type="pct"/>
            <w:shd w:val="clear" w:color="auto" w:fill="auto"/>
          </w:tcPr>
          <w:p w:rsidR="00D01800" w:rsidRDefault="00953671" w:rsidP="00D01800">
            <w:pPr>
              <w:rPr>
                <w:rFonts w:ascii="Arial" w:hAnsi="Arial" w:cs="Arial"/>
                <w:sz w:val="18"/>
                <w:szCs w:val="18"/>
              </w:rPr>
            </w:pPr>
            <w:r>
              <w:rPr>
                <w:rFonts w:ascii="Arial" w:hAnsi="Arial" w:cs="Arial"/>
                <w:sz w:val="18"/>
                <w:szCs w:val="18"/>
              </w:rPr>
              <w:t>As a client, I want Kepler to send the following information to Network One (via DMaaP data router) as a nightly feed in order to support Network One metrics and reporting.</w:t>
            </w:r>
            <w:r>
              <w:rPr>
                <w:rFonts w:ascii="Arial" w:hAnsi="Arial" w:cs="Arial"/>
                <w:sz w:val="18"/>
                <w:szCs w:val="18"/>
              </w:rPr>
              <w:br/>
            </w:r>
            <w:r>
              <w:rPr>
                <w:rFonts w:ascii="Arial" w:hAnsi="Arial" w:cs="Arial"/>
                <w:sz w:val="18"/>
                <w:szCs w:val="18"/>
              </w:rPr>
              <w:br/>
              <w:t>(1) Customer Notification</w:t>
            </w:r>
            <w:r>
              <w:rPr>
                <w:rFonts w:ascii="Arial" w:hAnsi="Arial" w:cs="Arial"/>
                <w:sz w:val="18"/>
                <w:szCs w:val="18"/>
              </w:rPr>
              <w:br/>
            </w:r>
            <w:proofErr w:type="spellStart"/>
            <w:r w:rsidR="008119DA" w:rsidRPr="0076513D">
              <w:rPr>
                <w:rFonts w:ascii="Arial" w:hAnsi="Arial" w:cs="Arial"/>
                <w:b/>
                <w:sz w:val="18"/>
                <w:szCs w:val="18"/>
                <w:u w:val="single"/>
              </w:rPr>
              <w:t>Notification</w:t>
            </w:r>
            <w:proofErr w:type="spellEnd"/>
            <w:r w:rsidR="008119DA" w:rsidRPr="0076513D">
              <w:rPr>
                <w:rFonts w:ascii="Arial" w:hAnsi="Arial" w:cs="Arial"/>
                <w:b/>
                <w:sz w:val="18"/>
                <w:szCs w:val="18"/>
                <w:u w:val="single"/>
              </w:rPr>
              <w:t xml:space="preserve"> History Report</w:t>
            </w:r>
            <w:r>
              <w:rPr>
                <w:rFonts w:ascii="Arial" w:hAnsi="Arial" w:cs="Arial"/>
                <w:sz w:val="18"/>
                <w:szCs w:val="18"/>
              </w:rPr>
              <w:br/>
            </w:r>
            <w:r>
              <w:rPr>
                <w:rFonts w:ascii="Arial" w:hAnsi="Arial" w:cs="Arial"/>
                <w:b/>
                <w:bCs/>
                <w:sz w:val="18"/>
                <w:szCs w:val="18"/>
              </w:rPr>
              <w:t xml:space="preserve">Whenever Kepler updates WFA/C </w:t>
            </w:r>
            <w:proofErr w:type="spellStart"/>
            <w:r>
              <w:rPr>
                <w:rFonts w:ascii="Arial" w:hAnsi="Arial" w:cs="Arial"/>
                <w:b/>
                <w:bCs/>
                <w:sz w:val="18"/>
                <w:szCs w:val="18"/>
              </w:rPr>
              <w:t>OSSLog</w:t>
            </w:r>
            <w:proofErr w:type="spellEnd"/>
            <w:r>
              <w:rPr>
                <w:rFonts w:ascii="Arial" w:hAnsi="Arial" w:cs="Arial"/>
                <w:sz w:val="18"/>
                <w:szCs w:val="18"/>
              </w:rPr>
              <w:t xml:space="preserve"> per US 262651, or </w:t>
            </w:r>
            <w:r>
              <w:rPr>
                <w:rFonts w:ascii="Arial" w:hAnsi="Arial" w:cs="Arial"/>
                <w:b/>
                <w:bCs/>
                <w:sz w:val="18"/>
                <w:szCs w:val="18"/>
              </w:rPr>
              <w:t>whenever CBUS is called for sending SMS/Email notifications to the managers</w:t>
            </w:r>
            <w:r>
              <w:rPr>
                <w:rFonts w:ascii="Arial" w:hAnsi="Arial" w:cs="Arial"/>
                <w:sz w:val="18"/>
                <w:szCs w:val="18"/>
              </w:rPr>
              <w:t>, Kepler shall capture the event and will send to Network One as nightly feed.</w:t>
            </w:r>
            <w:r>
              <w:rPr>
                <w:rFonts w:ascii="Arial" w:hAnsi="Arial" w:cs="Arial"/>
                <w:sz w:val="18"/>
                <w:szCs w:val="18"/>
              </w:rPr>
              <w:br/>
            </w:r>
            <w:r>
              <w:rPr>
                <w:rFonts w:ascii="Arial" w:hAnsi="Arial" w:cs="Arial"/>
                <w:sz w:val="18"/>
                <w:szCs w:val="18"/>
              </w:rPr>
              <w:br/>
            </w:r>
            <w:r w:rsidR="00D01800">
              <w:rPr>
                <w:rFonts w:ascii="Arial" w:hAnsi="Arial" w:cs="Arial"/>
                <w:sz w:val="18"/>
                <w:szCs w:val="18"/>
              </w:rPr>
              <w:t>Nightly feed will have following fields in Report based on event:</w:t>
            </w:r>
            <w:r>
              <w:rPr>
                <w:rFonts w:ascii="Arial" w:hAnsi="Arial" w:cs="Arial"/>
                <w:sz w:val="18"/>
                <w:szCs w:val="18"/>
              </w:rPr>
              <w:t> </w:t>
            </w:r>
          </w:p>
          <w:p w:rsidR="00D01800" w:rsidRDefault="00D01800" w:rsidP="00D01800">
            <w:pPr>
              <w:rPr>
                <w:rFonts w:ascii="Arial" w:hAnsi="Arial" w:cs="Arial"/>
                <w:sz w:val="18"/>
                <w:szCs w:val="18"/>
              </w:rPr>
            </w:pPr>
          </w:p>
          <w:p w:rsidR="00D01800" w:rsidRPr="0076513D" w:rsidRDefault="00D01800" w:rsidP="00D01800">
            <w:pPr>
              <w:rPr>
                <w:rFonts w:ascii="Arial" w:hAnsi="Arial" w:cs="Arial"/>
                <w:sz w:val="18"/>
                <w:szCs w:val="18"/>
              </w:rPr>
            </w:pPr>
            <w:r>
              <w:rPr>
                <w:rFonts w:ascii="Arial" w:hAnsi="Arial" w:cs="Arial"/>
                <w:sz w:val="18"/>
                <w:szCs w:val="18"/>
              </w:rPr>
              <w:t>WRID</w:t>
            </w:r>
          </w:p>
          <w:p w:rsidR="00D01800" w:rsidRPr="0076513D" w:rsidRDefault="00D01800" w:rsidP="00D01800">
            <w:pPr>
              <w:rPr>
                <w:rFonts w:ascii="Arial" w:hAnsi="Arial" w:cs="Arial"/>
                <w:sz w:val="18"/>
                <w:szCs w:val="18"/>
              </w:rPr>
            </w:pPr>
            <w:proofErr w:type="spellStart"/>
            <w:r w:rsidRPr="0076513D">
              <w:rPr>
                <w:rFonts w:ascii="Arial" w:hAnsi="Arial" w:cs="Arial"/>
                <w:sz w:val="18"/>
                <w:szCs w:val="18"/>
              </w:rPr>
              <w:t>Techid</w:t>
            </w:r>
            <w:proofErr w:type="spellEnd"/>
          </w:p>
          <w:p w:rsidR="00D01800" w:rsidRPr="0076513D" w:rsidRDefault="00D01800" w:rsidP="00D01800">
            <w:pPr>
              <w:rPr>
                <w:rFonts w:ascii="Arial" w:hAnsi="Arial" w:cs="Arial"/>
                <w:sz w:val="18"/>
                <w:szCs w:val="18"/>
              </w:rPr>
            </w:pPr>
            <w:proofErr w:type="spellStart"/>
            <w:r w:rsidRPr="0076513D">
              <w:rPr>
                <w:rFonts w:ascii="Arial" w:hAnsi="Arial" w:cs="Arial"/>
                <w:sz w:val="18"/>
                <w:szCs w:val="18"/>
              </w:rPr>
              <w:t>TruckId</w:t>
            </w:r>
            <w:proofErr w:type="spellEnd"/>
          </w:p>
          <w:p w:rsidR="00D01800" w:rsidRPr="0076513D" w:rsidRDefault="00D01800" w:rsidP="00D01800">
            <w:pPr>
              <w:rPr>
                <w:rFonts w:ascii="Arial" w:hAnsi="Arial" w:cs="Arial"/>
                <w:sz w:val="18"/>
                <w:szCs w:val="18"/>
              </w:rPr>
            </w:pPr>
            <w:proofErr w:type="spellStart"/>
            <w:r w:rsidRPr="0076513D">
              <w:rPr>
                <w:rFonts w:ascii="Arial" w:hAnsi="Arial" w:cs="Arial"/>
                <w:sz w:val="18"/>
                <w:szCs w:val="18"/>
              </w:rPr>
              <w:t>N</w:t>
            </w:r>
            <w:r>
              <w:rPr>
                <w:rFonts w:ascii="Arial" w:hAnsi="Arial" w:cs="Arial"/>
                <w:sz w:val="18"/>
                <w:szCs w:val="18"/>
              </w:rPr>
              <w:t>otification</w:t>
            </w:r>
            <w:r w:rsidRPr="0076513D">
              <w:rPr>
                <w:rFonts w:ascii="Arial" w:hAnsi="Arial" w:cs="Arial"/>
                <w:sz w:val="18"/>
                <w:szCs w:val="18"/>
              </w:rPr>
              <w:t>Type</w:t>
            </w:r>
            <w:proofErr w:type="spellEnd"/>
            <w:r w:rsidRPr="0076513D">
              <w:rPr>
                <w:rFonts w:ascii="Arial" w:hAnsi="Arial" w:cs="Arial"/>
                <w:sz w:val="18"/>
                <w:szCs w:val="18"/>
              </w:rPr>
              <w:t xml:space="preserve"> : "internal" </w:t>
            </w:r>
          </w:p>
          <w:p w:rsidR="00D01800" w:rsidRPr="0076513D" w:rsidRDefault="00D01800" w:rsidP="00D01800">
            <w:pPr>
              <w:rPr>
                <w:rFonts w:ascii="Arial" w:hAnsi="Arial" w:cs="Arial"/>
                <w:sz w:val="18"/>
                <w:szCs w:val="18"/>
              </w:rPr>
            </w:pPr>
            <w:proofErr w:type="spellStart"/>
            <w:r>
              <w:rPr>
                <w:rFonts w:ascii="Arial" w:hAnsi="Arial" w:cs="Arial"/>
                <w:sz w:val="18"/>
                <w:szCs w:val="18"/>
              </w:rPr>
              <w:t>NotificationM</w:t>
            </w:r>
            <w:r w:rsidRPr="0076513D">
              <w:rPr>
                <w:rFonts w:ascii="Arial" w:hAnsi="Arial" w:cs="Arial"/>
                <w:sz w:val="18"/>
                <w:szCs w:val="18"/>
              </w:rPr>
              <w:t>sg</w:t>
            </w:r>
            <w:proofErr w:type="spellEnd"/>
            <w:r w:rsidRPr="0076513D">
              <w:rPr>
                <w:rFonts w:ascii="Arial" w:hAnsi="Arial" w:cs="Arial"/>
                <w:sz w:val="18"/>
                <w:szCs w:val="18"/>
              </w:rPr>
              <w:t xml:space="preserve"> :"Truck Green to Red: </w:t>
            </w:r>
            <w:proofErr w:type="spellStart"/>
            <w:r w:rsidRPr="0076513D">
              <w:rPr>
                <w:rFonts w:ascii="Arial" w:hAnsi="Arial" w:cs="Arial"/>
                <w:color w:val="E36C0A" w:themeColor="accent6" w:themeShade="BF"/>
                <w:sz w:val="18"/>
                <w:szCs w:val="18"/>
              </w:rPr>
              <w:t>supervisorid</w:t>
            </w:r>
            <w:proofErr w:type="spellEnd"/>
            <w:r w:rsidRPr="0076513D">
              <w:rPr>
                <w:rFonts w:ascii="Arial" w:hAnsi="Arial" w:cs="Arial"/>
                <w:sz w:val="18"/>
                <w:szCs w:val="18"/>
              </w:rPr>
              <w:t>"</w:t>
            </w:r>
          </w:p>
          <w:p w:rsidR="00D01800" w:rsidRPr="0076513D" w:rsidRDefault="00D01800" w:rsidP="00D01800">
            <w:pPr>
              <w:rPr>
                <w:rFonts w:ascii="Arial" w:hAnsi="Arial" w:cs="Arial"/>
                <w:sz w:val="18"/>
                <w:szCs w:val="18"/>
              </w:rPr>
            </w:pPr>
            <w:proofErr w:type="spellStart"/>
            <w:r>
              <w:rPr>
                <w:rFonts w:ascii="Arial" w:hAnsi="Arial" w:cs="Arial"/>
                <w:sz w:val="18"/>
                <w:szCs w:val="18"/>
              </w:rPr>
              <w:t>D</w:t>
            </w:r>
            <w:r w:rsidRPr="0076513D">
              <w:rPr>
                <w:rFonts w:ascii="Arial" w:hAnsi="Arial" w:cs="Arial"/>
                <w:sz w:val="18"/>
                <w:szCs w:val="18"/>
              </w:rPr>
              <w:t>ate</w:t>
            </w:r>
            <w:r>
              <w:rPr>
                <w:rFonts w:ascii="Arial" w:hAnsi="Arial" w:cs="Arial"/>
                <w:sz w:val="18"/>
                <w:szCs w:val="18"/>
              </w:rPr>
              <w:t>T</w:t>
            </w:r>
            <w:r w:rsidRPr="0076513D">
              <w:rPr>
                <w:rFonts w:ascii="Arial" w:hAnsi="Arial" w:cs="Arial"/>
                <w:sz w:val="18"/>
                <w:szCs w:val="18"/>
              </w:rPr>
              <w:t>ime</w:t>
            </w:r>
            <w:proofErr w:type="spellEnd"/>
            <w:r w:rsidRPr="0076513D">
              <w:rPr>
                <w:rFonts w:ascii="Arial" w:hAnsi="Arial" w:cs="Arial"/>
                <w:sz w:val="18"/>
                <w:szCs w:val="18"/>
              </w:rPr>
              <w:t xml:space="preserve"> : MM-DD-YYYY </w:t>
            </w:r>
            <w:proofErr w:type="spellStart"/>
            <w:r w:rsidRPr="0076513D">
              <w:rPr>
                <w:rFonts w:ascii="Arial" w:hAnsi="Arial" w:cs="Arial"/>
                <w:sz w:val="18"/>
                <w:szCs w:val="18"/>
              </w:rPr>
              <w:t>hh:mm:ss</w:t>
            </w:r>
            <w:proofErr w:type="spellEnd"/>
          </w:p>
          <w:p w:rsidR="00D01800" w:rsidRPr="0076513D" w:rsidRDefault="00D01800" w:rsidP="00D01800">
            <w:pPr>
              <w:rPr>
                <w:rFonts w:ascii="Arial" w:hAnsi="Arial" w:cs="Arial"/>
                <w:sz w:val="18"/>
                <w:szCs w:val="18"/>
              </w:rPr>
            </w:pPr>
          </w:p>
          <w:p w:rsidR="00D01800" w:rsidRDefault="00D01800" w:rsidP="00D01800">
            <w:pPr>
              <w:rPr>
                <w:rFonts w:ascii="Arial" w:hAnsi="Arial" w:cs="Arial"/>
                <w:sz w:val="18"/>
                <w:szCs w:val="18"/>
              </w:rPr>
            </w:pPr>
            <w:r>
              <w:rPr>
                <w:rFonts w:ascii="Arial" w:hAnsi="Arial" w:cs="Arial"/>
                <w:sz w:val="18"/>
                <w:szCs w:val="18"/>
              </w:rPr>
              <w:t>Or</w:t>
            </w:r>
          </w:p>
          <w:p w:rsidR="00D01800" w:rsidRPr="0076513D" w:rsidRDefault="00D01800" w:rsidP="00D01800">
            <w:pPr>
              <w:rPr>
                <w:rFonts w:ascii="Arial" w:hAnsi="Arial" w:cs="Arial"/>
                <w:sz w:val="18"/>
                <w:szCs w:val="18"/>
              </w:rPr>
            </w:pPr>
          </w:p>
          <w:p w:rsidR="00D01800" w:rsidRPr="00D470DA" w:rsidRDefault="00D01800" w:rsidP="00D01800">
            <w:pPr>
              <w:rPr>
                <w:rFonts w:ascii="Arial" w:hAnsi="Arial" w:cs="Arial"/>
                <w:sz w:val="18"/>
                <w:szCs w:val="18"/>
              </w:rPr>
            </w:pPr>
            <w:r>
              <w:rPr>
                <w:rFonts w:ascii="Arial" w:hAnsi="Arial" w:cs="Arial"/>
                <w:sz w:val="18"/>
                <w:szCs w:val="18"/>
              </w:rPr>
              <w:t>WRID</w:t>
            </w:r>
          </w:p>
          <w:p w:rsidR="00D01800" w:rsidRPr="00D470DA" w:rsidRDefault="00D01800" w:rsidP="00D01800">
            <w:pPr>
              <w:rPr>
                <w:rFonts w:ascii="Arial" w:hAnsi="Arial" w:cs="Arial"/>
                <w:sz w:val="18"/>
                <w:szCs w:val="18"/>
              </w:rPr>
            </w:pPr>
            <w:proofErr w:type="spellStart"/>
            <w:r w:rsidRPr="00D470DA">
              <w:rPr>
                <w:rFonts w:ascii="Arial" w:hAnsi="Arial" w:cs="Arial"/>
                <w:sz w:val="18"/>
                <w:szCs w:val="18"/>
              </w:rPr>
              <w:t>Techid</w:t>
            </w:r>
            <w:proofErr w:type="spellEnd"/>
          </w:p>
          <w:p w:rsidR="00D01800" w:rsidRPr="00D470DA" w:rsidRDefault="00D01800" w:rsidP="00D01800">
            <w:pPr>
              <w:rPr>
                <w:rFonts w:ascii="Arial" w:hAnsi="Arial" w:cs="Arial"/>
                <w:sz w:val="18"/>
                <w:szCs w:val="18"/>
              </w:rPr>
            </w:pPr>
            <w:proofErr w:type="spellStart"/>
            <w:r w:rsidRPr="00D470DA">
              <w:rPr>
                <w:rFonts w:ascii="Arial" w:hAnsi="Arial" w:cs="Arial"/>
                <w:sz w:val="18"/>
                <w:szCs w:val="18"/>
              </w:rPr>
              <w:t>TruckId</w:t>
            </w:r>
            <w:proofErr w:type="spellEnd"/>
          </w:p>
          <w:p w:rsidR="00D01800" w:rsidRPr="0076513D" w:rsidRDefault="00D01800" w:rsidP="00D01800">
            <w:pPr>
              <w:rPr>
                <w:rFonts w:ascii="Arial" w:hAnsi="Arial" w:cs="Arial"/>
                <w:sz w:val="18"/>
                <w:szCs w:val="18"/>
              </w:rPr>
            </w:pPr>
            <w:proofErr w:type="spellStart"/>
            <w:r w:rsidRPr="00D470DA">
              <w:rPr>
                <w:rFonts w:ascii="Arial" w:hAnsi="Arial" w:cs="Arial"/>
                <w:sz w:val="18"/>
                <w:szCs w:val="18"/>
              </w:rPr>
              <w:t>NotificationT</w:t>
            </w:r>
            <w:r>
              <w:rPr>
                <w:rFonts w:ascii="Arial" w:hAnsi="Arial" w:cs="Arial"/>
                <w:sz w:val="18"/>
                <w:szCs w:val="18"/>
              </w:rPr>
              <w:t>ype</w:t>
            </w:r>
            <w:proofErr w:type="spellEnd"/>
            <w:r>
              <w:rPr>
                <w:rFonts w:ascii="Arial" w:hAnsi="Arial" w:cs="Arial"/>
                <w:sz w:val="18"/>
                <w:szCs w:val="18"/>
              </w:rPr>
              <w:t xml:space="preserve"> : </w:t>
            </w:r>
            <w:r w:rsidRPr="0076513D">
              <w:rPr>
                <w:rFonts w:ascii="Arial" w:hAnsi="Arial" w:cs="Arial"/>
                <w:sz w:val="18"/>
                <w:szCs w:val="18"/>
              </w:rPr>
              <w:t>"external"</w:t>
            </w:r>
          </w:p>
          <w:p w:rsidR="00D01800" w:rsidRPr="0076513D" w:rsidRDefault="00D01800" w:rsidP="00D01800">
            <w:pPr>
              <w:rPr>
                <w:rFonts w:ascii="Arial" w:hAnsi="Arial" w:cs="Arial"/>
                <w:sz w:val="18"/>
                <w:szCs w:val="18"/>
              </w:rPr>
            </w:pPr>
            <w:proofErr w:type="spellStart"/>
            <w:r w:rsidRPr="00D470DA">
              <w:rPr>
                <w:rFonts w:ascii="Arial" w:hAnsi="Arial" w:cs="Arial"/>
                <w:sz w:val="18"/>
                <w:szCs w:val="18"/>
              </w:rPr>
              <w:t>NotificationMsg</w:t>
            </w:r>
            <w:proofErr w:type="spellEnd"/>
            <w:r w:rsidRPr="0076513D">
              <w:rPr>
                <w:rFonts w:ascii="Arial" w:hAnsi="Arial" w:cs="Arial"/>
                <w:sz w:val="18"/>
                <w:szCs w:val="18"/>
              </w:rPr>
              <w:t xml:space="preserve"> : "</w:t>
            </w:r>
            <w:r w:rsidR="002A0C15">
              <w:rPr>
                <w:rFonts w:ascii="Arial" w:hAnsi="Arial" w:cs="Arial"/>
                <w:b/>
                <w:bCs/>
                <w:i/>
                <w:iCs/>
                <w:sz w:val="18"/>
                <w:szCs w:val="18"/>
              </w:rPr>
              <w:t>TOP: TECH ON PREM</w:t>
            </w:r>
            <w:r w:rsidR="002A0C15" w:rsidRPr="0076513D" w:rsidDel="002A0C15">
              <w:rPr>
                <w:rFonts w:ascii="Arial" w:hAnsi="Arial" w:cs="Arial"/>
                <w:sz w:val="18"/>
                <w:szCs w:val="18"/>
              </w:rPr>
              <w:t xml:space="preserve"> </w:t>
            </w:r>
            <w:r w:rsidRPr="0076513D">
              <w:rPr>
                <w:rFonts w:ascii="Arial" w:hAnsi="Arial" w:cs="Arial"/>
                <w:sz w:val="18"/>
                <w:szCs w:val="18"/>
              </w:rPr>
              <w:t xml:space="preserve">" </w:t>
            </w:r>
          </w:p>
          <w:p w:rsidR="00D01800" w:rsidRPr="0076513D" w:rsidRDefault="00D01800" w:rsidP="00D01800">
            <w:pPr>
              <w:rPr>
                <w:rFonts w:ascii="Arial" w:hAnsi="Arial" w:cs="Arial"/>
                <w:sz w:val="18"/>
                <w:szCs w:val="18"/>
              </w:rPr>
            </w:pPr>
            <w:proofErr w:type="spellStart"/>
            <w:r>
              <w:rPr>
                <w:rFonts w:ascii="Arial" w:hAnsi="Arial" w:cs="Arial"/>
                <w:sz w:val="18"/>
                <w:szCs w:val="18"/>
              </w:rPr>
              <w:t>D</w:t>
            </w:r>
            <w:r w:rsidRPr="00D470DA">
              <w:rPr>
                <w:rFonts w:ascii="Arial" w:hAnsi="Arial" w:cs="Arial"/>
                <w:sz w:val="18"/>
                <w:szCs w:val="18"/>
              </w:rPr>
              <w:t>ate</w:t>
            </w:r>
            <w:r>
              <w:rPr>
                <w:rFonts w:ascii="Arial" w:hAnsi="Arial" w:cs="Arial"/>
                <w:sz w:val="18"/>
                <w:szCs w:val="18"/>
              </w:rPr>
              <w:t>T</w:t>
            </w:r>
            <w:r w:rsidRPr="00D470DA">
              <w:rPr>
                <w:rFonts w:ascii="Arial" w:hAnsi="Arial" w:cs="Arial"/>
                <w:sz w:val="18"/>
                <w:szCs w:val="18"/>
              </w:rPr>
              <w:t>ime</w:t>
            </w:r>
            <w:proofErr w:type="spellEnd"/>
            <w:r>
              <w:rPr>
                <w:rFonts w:ascii="Arial" w:hAnsi="Arial" w:cs="Arial"/>
                <w:sz w:val="18"/>
                <w:szCs w:val="18"/>
              </w:rPr>
              <w:t xml:space="preserve"> </w:t>
            </w:r>
            <w:r w:rsidRPr="0076513D">
              <w:rPr>
                <w:rFonts w:ascii="Arial" w:hAnsi="Arial" w:cs="Arial"/>
                <w:sz w:val="18"/>
                <w:szCs w:val="18"/>
              </w:rPr>
              <w:t xml:space="preserve">: MM-DD-YYYY </w:t>
            </w:r>
            <w:proofErr w:type="spellStart"/>
            <w:r w:rsidRPr="0076513D">
              <w:rPr>
                <w:rFonts w:ascii="Arial" w:hAnsi="Arial" w:cs="Arial"/>
                <w:sz w:val="18"/>
                <w:szCs w:val="18"/>
              </w:rPr>
              <w:t>hh:mm:ss</w:t>
            </w:r>
            <w:proofErr w:type="spellEnd"/>
          </w:p>
          <w:p w:rsidR="00D01800" w:rsidRDefault="00D01800" w:rsidP="00D01800"/>
          <w:p w:rsidR="00953671" w:rsidRPr="00807AF3" w:rsidRDefault="00953671">
            <w:pPr>
              <w:rPr>
                <w:rFonts w:asciiTheme="minorHAnsi" w:hAnsiTheme="minorHAnsi" w:cstheme="minorHAnsi"/>
                <w:color w:val="548DD4" w:themeColor="text2" w:themeTint="99"/>
                <w:szCs w:val="22"/>
              </w:rPr>
            </w:pPr>
          </w:p>
        </w:tc>
        <w:tc>
          <w:tcPr>
            <w:tcW w:w="999" w:type="pct"/>
          </w:tcPr>
          <w:p w:rsidR="00953671" w:rsidRDefault="00953671" w:rsidP="00E52F44">
            <w:pPr>
              <w:rPr>
                <w:rFonts w:asciiTheme="minorHAnsi" w:hAnsiTheme="minorHAnsi" w:cstheme="minorHAnsi"/>
                <w:color w:val="548DD4" w:themeColor="text2" w:themeTint="99"/>
                <w:szCs w:val="22"/>
              </w:rPr>
            </w:pPr>
            <w:r w:rsidRPr="007D2C1D">
              <w:rPr>
                <w:rFonts w:ascii="Arial" w:hAnsi="Arial" w:cs="Arial"/>
                <w:sz w:val="18"/>
                <w:szCs w:val="18"/>
              </w:rPr>
              <w:t xml:space="preserve">The delivery team should provide a demo to the client that shows the update of WFAC </w:t>
            </w:r>
            <w:proofErr w:type="spellStart"/>
            <w:r w:rsidRPr="007D2C1D">
              <w:rPr>
                <w:rFonts w:ascii="Arial" w:hAnsi="Arial" w:cs="Arial"/>
                <w:sz w:val="18"/>
                <w:szCs w:val="18"/>
              </w:rPr>
              <w:t>OSSLog</w:t>
            </w:r>
            <w:proofErr w:type="spellEnd"/>
            <w:r w:rsidRPr="007D2C1D">
              <w:rPr>
                <w:rFonts w:ascii="Arial" w:hAnsi="Arial" w:cs="Arial"/>
                <w:sz w:val="18"/>
                <w:szCs w:val="18"/>
              </w:rPr>
              <w:t xml:space="preserve"> once and only once when the tech arrives at the customer prem.</w:t>
            </w:r>
          </w:p>
        </w:tc>
        <w:tc>
          <w:tcPr>
            <w:tcW w:w="409" w:type="pct"/>
          </w:tcPr>
          <w:p w:rsidR="00953671" w:rsidRPr="00807AF3" w:rsidRDefault="00953671" w:rsidP="00E52F44">
            <w:pPr>
              <w:rPr>
                <w:rFonts w:asciiTheme="minorHAnsi" w:hAnsiTheme="minorHAnsi" w:cstheme="minorHAnsi"/>
                <w:color w:val="548DD4" w:themeColor="text2" w:themeTint="99"/>
                <w:szCs w:val="22"/>
              </w:rPr>
            </w:pPr>
            <w:r>
              <w:rPr>
                <w:rFonts w:asciiTheme="minorHAnsi" w:hAnsiTheme="minorHAnsi" w:cstheme="minorHAnsi"/>
                <w:color w:val="548DD4" w:themeColor="text2" w:themeTint="99"/>
                <w:szCs w:val="22"/>
              </w:rPr>
              <w:t>2</w:t>
            </w:r>
          </w:p>
        </w:tc>
      </w:tr>
      <w:tr w:rsidR="008119DA" w:rsidRPr="00994E45" w:rsidTr="0076513D">
        <w:trPr>
          <w:trHeight w:val="300"/>
        </w:trPr>
        <w:tc>
          <w:tcPr>
            <w:tcW w:w="593" w:type="pct"/>
            <w:shd w:val="clear" w:color="auto" w:fill="auto"/>
            <w:noWrap/>
          </w:tcPr>
          <w:p w:rsidR="008119DA" w:rsidRPr="004A2545" w:rsidRDefault="008119DA" w:rsidP="00E52F44">
            <w:pPr>
              <w:jc w:val="right"/>
            </w:pPr>
            <w:r>
              <w:t>262651</w:t>
            </w:r>
          </w:p>
        </w:tc>
        <w:tc>
          <w:tcPr>
            <w:tcW w:w="2999" w:type="pct"/>
            <w:shd w:val="clear" w:color="auto" w:fill="auto"/>
          </w:tcPr>
          <w:p w:rsidR="008119DA" w:rsidRDefault="008119DA" w:rsidP="008119DA">
            <w:pPr>
              <w:rPr>
                <w:rFonts w:ascii="Arial" w:hAnsi="Arial" w:cs="Arial"/>
                <w:sz w:val="18"/>
                <w:szCs w:val="18"/>
              </w:rPr>
            </w:pPr>
            <w:r>
              <w:rPr>
                <w:rFonts w:ascii="Arial" w:hAnsi="Arial" w:cs="Arial"/>
                <w:sz w:val="18"/>
                <w:szCs w:val="18"/>
              </w:rPr>
              <w:t>(2)</w:t>
            </w:r>
            <w:r w:rsidRPr="003E2AF3">
              <w:rPr>
                <w:rFonts w:ascii="Arial" w:hAnsi="Arial" w:cs="Arial"/>
                <w:b/>
                <w:sz w:val="18"/>
                <w:szCs w:val="18"/>
                <w:u w:val="single"/>
              </w:rPr>
              <w:t>Efficiency Report</w:t>
            </w:r>
            <w:r>
              <w:rPr>
                <w:rFonts w:ascii="Arial" w:hAnsi="Arial" w:cs="Arial"/>
                <w:sz w:val="18"/>
                <w:szCs w:val="18"/>
              </w:rPr>
              <w:br/>
              <w:t xml:space="preserve">They will need to have all data similar to </w:t>
            </w:r>
            <w:proofErr w:type="gramStart"/>
            <w:r>
              <w:rPr>
                <w:rFonts w:ascii="Arial" w:hAnsi="Arial" w:cs="Arial"/>
                <w:sz w:val="18"/>
                <w:szCs w:val="18"/>
              </w:rPr>
              <w:t>the what</w:t>
            </w:r>
            <w:proofErr w:type="gramEnd"/>
            <w:r>
              <w:rPr>
                <w:rFonts w:ascii="Arial" w:hAnsi="Arial" w:cs="Arial"/>
                <w:sz w:val="18"/>
                <w:szCs w:val="18"/>
              </w:rPr>
              <w:t xml:space="preserve"> we are showing on the detailed page for a give truck/tech for that day (not just the one single data). The list of all idle time data.</w:t>
            </w:r>
          </w:p>
          <w:p w:rsidR="008119DA" w:rsidRDefault="008119DA">
            <w:pPr>
              <w:rPr>
                <w:rFonts w:ascii="Arial" w:hAnsi="Arial" w:cs="Arial"/>
                <w:sz w:val="18"/>
                <w:szCs w:val="18"/>
              </w:rPr>
            </w:pPr>
            <w:r>
              <w:rPr>
                <w:rFonts w:ascii="Arial" w:hAnsi="Arial" w:cs="Arial"/>
                <w:sz w:val="18"/>
                <w:szCs w:val="18"/>
              </w:rPr>
              <w:t>(</w:t>
            </w:r>
            <w:r w:rsidR="00BA68B3">
              <w:rPr>
                <w:rFonts w:ascii="Arial" w:hAnsi="Arial" w:cs="Arial"/>
                <w:sz w:val="18"/>
                <w:szCs w:val="18"/>
              </w:rPr>
              <w:t xml:space="preserve">“Idle Time” </w:t>
            </w:r>
            <w:r>
              <w:rPr>
                <w:rFonts w:ascii="Arial" w:hAnsi="Arial" w:cs="Arial"/>
                <w:sz w:val="18"/>
                <w:szCs w:val="18"/>
              </w:rPr>
              <w:t>Tab of UI)</w:t>
            </w:r>
            <w:r>
              <w:rPr>
                <w:rFonts w:ascii="Arial" w:hAnsi="Arial" w:cs="Arial"/>
                <w:sz w:val="18"/>
                <w:szCs w:val="18"/>
              </w:rPr>
              <w:br/>
              <w:t>          * Technician ID                                     : "ra4906"</w:t>
            </w:r>
            <w:r>
              <w:rPr>
                <w:rFonts w:ascii="Arial" w:hAnsi="Arial" w:cs="Arial"/>
                <w:sz w:val="18"/>
                <w:szCs w:val="18"/>
              </w:rPr>
              <w:br/>
              <w:t>          * Technician Type                                : "A"</w:t>
            </w:r>
            <w:r>
              <w:rPr>
                <w:rFonts w:ascii="Arial" w:hAnsi="Arial" w:cs="Arial"/>
                <w:sz w:val="18"/>
                <w:szCs w:val="18"/>
              </w:rPr>
              <w:br/>
              <w:t xml:space="preserve">          * </w:t>
            </w:r>
            <w:proofErr w:type="spellStart"/>
            <w:r>
              <w:rPr>
                <w:rFonts w:ascii="Arial" w:hAnsi="Arial" w:cs="Arial"/>
                <w:sz w:val="18"/>
                <w:szCs w:val="18"/>
              </w:rPr>
              <w:t>TruckId</w:t>
            </w:r>
            <w:proofErr w:type="spellEnd"/>
            <w:r>
              <w:rPr>
                <w:rFonts w:ascii="Arial" w:hAnsi="Arial" w:cs="Arial"/>
                <w:sz w:val="18"/>
                <w:szCs w:val="18"/>
              </w:rPr>
              <w:t>                                                 : "4562093859"</w:t>
            </w:r>
            <w:r>
              <w:rPr>
                <w:rFonts w:ascii="Arial" w:hAnsi="Arial" w:cs="Arial"/>
                <w:sz w:val="18"/>
                <w:szCs w:val="18"/>
              </w:rPr>
              <w:br/>
              <w:t xml:space="preserve">          * </w:t>
            </w:r>
            <w:proofErr w:type="spellStart"/>
            <w:r>
              <w:rPr>
                <w:rFonts w:ascii="Arial" w:hAnsi="Arial" w:cs="Arial"/>
                <w:sz w:val="18"/>
                <w:szCs w:val="18"/>
              </w:rPr>
              <w:t>TruckColor</w:t>
            </w:r>
            <w:proofErr w:type="spellEnd"/>
            <w:r>
              <w:rPr>
                <w:rFonts w:ascii="Arial" w:hAnsi="Arial" w:cs="Arial"/>
                <w:sz w:val="18"/>
                <w:szCs w:val="18"/>
              </w:rPr>
              <w:t>                                          : "Green"</w:t>
            </w:r>
            <w:r>
              <w:rPr>
                <w:rFonts w:ascii="Arial" w:hAnsi="Arial" w:cs="Arial"/>
                <w:sz w:val="18"/>
                <w:szCs w:val="18"/>
              </w:rPr>
              <w:br/>
              <w:t>          * WRID     (</w:t>
            </w:r>
            <w:proofErr w:type="spellStart"/>
            <w:r>
              <w:rPr>
                <w:rFonts w:ascii="Arial" w:hAnsi="Arial" w:cs="Arial"/>
                <w:sz w:val="18"/>
                <w:szCs w:val="18"/>
              </w:rPr>
              <w:t>JobID</w:t>
            </w:r>
            <w:proofErr w:type="spellEnd"/>
            <w:r>
              <w:rPr>
                <w:rFonts w:ascii="Arial" w:hAnsi="Arial" w:cs="Arial"/>
                <w:sz w:val="18"/>
                <w:szCs w:val="18"/>
              </w:rPr>
              <w:t>)                                 : "112972333"</w:t>
            </w:r>
            <w:r>
              <w:rPr>
                <w:rFonts w:ascii="Arial" w:hAnsi="Arial" w:cs="Arial"/>
                <w:sz w:val="18"/>
                <w:szCs w:val="18"/>
              </w:rPr>
              <w:br/>
              <w:t xml:space="preserve">          * </w:t>
            </w:r>
            <w:proofErr w:type="spellStart"/>
            <w:r>
              <w:rPr>
                <w:rFonts w:ascii="Arial" w:hAnsi="Arial" w:cs="Arial"/>
                <w:sz w:val="18"/>
                <w:szCs w:val="18"/>
              </w:rPr>
              <w:t>workType</w:t>
            </w:r>
            <w:proofErr w:type="spellEnd"/>
            <w:r>
              <w:rPr>
                <w:rFonts w:ascii="Arial" w:hAnsi="Arial" w:cs="Arial"/>
                <w:sz w:val="18"/>
                <w:szCs w:val="18"/>
              </w:rPr>
              <w:t>                                            : "CT"</w:t>
            </w:r>
            <w:r>
              <w:rPr>
                <w:rFonts w:ascii="Arial" w:hAnsi="Arial" w:cs="Arial"/>
                <w:sz w:val="18"/>
                <w:szCs w:val="18"/>
              </w:rPr>
              <w:br/>
              <w:t xml:space="preserve">          * </w:t>
            </w:r>
            <w:proofErr w:type="spellStart"/>
            <w:r>
              <w:rPr>
                <w:rFonts w:ascii="Arial" w:hAnsi="Arial" w:cs="Arial"/>
                <w:sz w:val="18"/>
                <w:szCs w:val="18"/>
              </w:rPr>
              <w:t>WorkStatus</w:t>
            </w:r>
            <w:proofErr w:type="spellEnd"/>
            <w:r>
              <w:rPr>
                <w:rFonts w:ascii="Arial" w:hAnsi="Arial" w:cs="Arial"/>
                <w:sz w:val="18"/>
                <w:szCs w:val="18"/>
              </w:rPr>
              <w:t>                                        : "Dispatch"</w:t>
            </w:r>
            <w:r>
              <w:rPr>
                <w:rFonts w:ascii="Arial" w:hAnsi="Arial" w:cs="Arial"/>
                <w:sz w:val="18"/>
                <w:szCs w:val="18"/>
              </w:rPr>
              <w:br/>
              <w:t xml:space="preserve">          * </w:t>
            </w:r>
            <w:proofErr w:type="spellStart"/>
            <w:r>
              <w:rPr>
                <w:rFonts w:ascii="Arial" w:hAnsi="Arial" w:cs="Arial"/>
                <w:sz w:val="18"/>
                <w:szCs w:val="18"/>
              </w:rPr>
              <w:t>jobType</w:t>
            </w:r>
            <w:proofErr w:type="spellEnd"/>
            <w:r>
              <w:rPr>
                <w:rFonts w:ascii="Arial" w:hAnsi="Arial" w:cs="Arial"/>
                <w:sz w:val="18"/>
                <w:szCs w:val="18"/>
              </w:rPr>
              <w:t>                                                : "PADSL"</w:t>
            </w:r>
            <w:r>
              <w:rPr>
                <w:rFonts w:ascii="Arial" w:hAnsi="Arial" w:cs="Arial"/>
                <w:sz w:val="18"/>
                <w:szCs w:val="18"/>
              </w:rPr>
              <w:br/>
              <w:t xml:space="preserve">          * Work </w:t>
            </w:r>
            <w:proofErr w:type="spellStart"/>
            <w:r>
              <w:rPr>
                <w:rFonts w:ascii="Arial" w:hAnsi="Arial" w:cs="Arial"/>
                <w:sz w:val="18"/>
                <w:szCs w:val="18"/>
              </w:rPr>
              <w:t>Lat</w:t>
            </w:r>
            <w:proofErr w:type="spellEnd"/>
            <w:r>
              <w:rPr>
                <w:rFonts w:ascii="Arial" w:hAnsi="Arial" w:cs="Arial"/>
                <w:sz w:val="18"/>
                <w:szCs w:val="18"/>
              </w:rPr>
              <w:t>                                     : 33.3734077735786"</w:t>
            </w:r>
            <w:r>
              <w:rPr>
                <w:rFonts w:ascii="Arial" w:hAnsi="Arial" w:cs="Arial"/>
                <w:sz w:val="18"/>
                <w:szCs w:val="18"/>
              </w:rPr>
              <w:br/>
              <w:t>          * Work Long                                  : "-17.23947970506"</w:t>
            </w:r>
            <w:r>
              <w:rPr>
                <w:rFonts w:ascii="Arial" w:hAnsi="Arial" w:cs="Arial"/>
                <w:sz w:val="18"/>
                <w:szCs w:val="18"/>
              </w:rPr>
              <w:br/>
              <w:t xml:space="preserve">          * Truck </w:t>
            </w:r>
            <w:proofErr w:type="spellStart"/>
            <w:r>
              <w:rPr>
                <w:rFonts w:ascii="Arial" w:hAnsi="Arial" w:cs="Arial"/>
                <w:sz w:val="18"/>
                <w:szCs w:val="18"/>
              </w:rPr>
              <w:t>lat</w:t>
            </w:r>
            <w:proofErr w:type="spellEnd"/>
            <w:r>
              <w:rPr>
                <w:rFonts w:ascii="Arial" w:hAnsi="Arial" w:cs="Arial"/>
                <w:sz w:val="18"/>
                <w:szCs w:val="18"/>
              </w:rPr>
              <w:t>                                               : "26.426922"</w:t>
            </w:r>
            <w:r>
              <w:rPr>
                <w:rFonts w:ascii="Arial" w:hAnsi="Arial" w:cs="Arial"/>
                <w:sz w:val="18"/>
                <w:szCs w:val="18"/>
              </w:rPr>
              <w:br/>
              <w:t>          * Truck long                                           : "-80.065867"</w:t>
            </w:r>
            <w:r>
              <w:rPr>
                <w:rFonts w:ascii="Arial" w:hAnsi="Arial" w:cs="Arial"/>
                <w:sz w:val="18"/>
                <w:szCs w:val="18"/>
              </w:rPr>
              <w:br/>
              <w:t xml:space="preserve">          * Truck </w:t>
            </w:r>
            <w:proofErr w:type="spellStart"/>
            <w:r>
              <w:rPr>
                <w:rFonts w:ascii="Arial" w:hAnsi="Arial" w:cs="Arial"/>
                <w:sz w:val="18"/>
                <w:szCs w:val="18"/>
              </w:rPr>
              <w:t>RecTime</w:t>
            </w:r>
            <w:proofErr w:type="spellEnd"/>
            <w:r>
              <w:rPr>
                <w:rFonts w:ascii="Arial" w:hAnsi="Arial" w:cs="Arial"/>
                <w:b/>
                <w:bCs/>
                <w:sz w:val="18"/>
                <w:szCs w:val="18"/>
              </w:rPr>
              <w:t xml:space="preserve">  (Date)          </w:t>
            </w:r>
            <w:r>
              <w:rPr>
                <w:rFonts w:ascii="Arial" w:hAnsi="Arial" w:cs="Arial"/>
                <w:sz w:val="18"/>
                <w:szCs w:val="18"/>
              </w:rPr>
              <w:t>:</w:t>
            </w:r>
            <w:r>
              <w:rPr>
                <w:rFonts w:ascii="Arial" w:hAnsi="Arial" w:cs="Arial"/>
                <w:b/>
                <w:bCs/>
                <w:sz w:val="18"/>
                <w:szCs w:val="18"/>
              </w:rPr>
              <w:t xml:space="preserve"> </w:t>
            </w:r>
            <w:r>
              <w:rPr>
                <w:rFonts w:ascii="Arial" w:hAnsi="Arial" w:cs="Arial"/>
                <w:sz w:val="18"/>
                <w:szCs w:val="18"/>
              </w:rPr>
              <w:t>"2017-09-21 12:59:36</w:t>
            </w:r>
            <w:ins w:id="25" w:author="Sangita Agarwal" w:date="2018-02-01T20:23:00Z">
              <w:r w:rsidR="00C37B9D">
                <w:rPr>
                  <w:rFonts w:ascii="Arial" w:hAnsi="Arial" w:cs="Arial"/>
                  <w:sz w:val="18"/>
                  <w:szCs w:val="18"/>
                </w:rPr>
                <w:t xml:space="preserve"> AM</w:t>
              </w:r>
            </w:ins>
            <w:r>
              <w:rPr>
                <w:rFonts w:ascii="Arial" w:hAnsi="Arial" w:cs="Arial"/>
                <w:sz w:val="18"/>
                <w:szCs w:val="18"/>
              </w:rPr>
              <w:t>"</w:t>
            </w:r>
            <w:r>
              <w:rPr>
                <w:rFonts w:ascii="Arial" w:hAnsi="Arial" w:cs="Arial"/>
                <w:sz w:val="18"/>
                <w:szCs w:val="18"/>
              </w:rPr>
              <w:br/>
              <w:t>          * Truck Speed                                       : "10"</w:t>
            </w:r>
            <w:r>
              <w:rPr>
                <w:rFonts w:ascii="Arial" w:hAnsi="Arial" w:cs="Arial"/>
                <w:sz w:val="18"/>
                <w:szCs w:val="18"/>
              </w:rPr>
              <w:br/>
              <w:t xml:space="preserve">          * </w:t>
            </w:r>
            <w:proofErr w:type="spellStart"/>
            <w:r>
              <w:rPr>
                <w:rFonts w:ascii="Arial" w:hAnsi="Arial" w:cs="Arial"/>
                <w:sz w:val="18"/>
                <w:szCs w:val="18"/>
              </w:rPr>
              <w:t>IdleTime</w:t>
            </w:r>
            <w:proofErr w:type="spellEnd"/>
            <w:r>
              <w:rPr>
                <w:rFonts w:ascii="Arial" w:hAnsi="Arial" w:cs="Arial"/>
                <w:sz w:val="18"/>
                <w:szCs w:val="18"/>
              </w:rPr>
              <w:t>                                              : "0"</w:t>
            </w:r>
            <w:r>
              <w:rPr>
                <w:rFonts w:ascii="Arial" w:hAnsi="Arial" w:cs="Arial"/>
                <w:sz w:val="18"/>
                <w:szCs w:val="18"/>
              </w:rPr>
              <w:br/>
              <w:t xml:space="preserve">          * Cumulative </w:t>
            </w:r>
            <w:proofErr w:type="spellStart"/>
            <w:r>
              <w:rPr>
                <w:rFonts w:ascii="Arial" w:hAnsi="Arial" w:cs="Arial"/>
                <w:sz w:val="18"/>
                <w:szCs w:val="18"/>
              </w:rPr>
              <w:t>IdleTime</w:t>
            </w:r>
            <w:proofErr w:type="spellEnd"/>
            <w:r>
              <w:rPr>
                <w:rFonts w:ascii="Arial" w:hAnsi="Arial" w:cs="Arial"/>
                <w:sz w:val="18"/>
                <w:szCs w:val="18"/>
              </w:rPr>
              <w:t>                           : "10"</w:t>
            </w:r>
            <w:r>
              <w:rPr>
                <w:rFonts w:ascii="Arial" w:hAnsi="Arial" w:cs="Arial"/>
                <w:sz w:val="18"/>
                <w:szCs w:val="18"/>
              </w:rPr>
              <w:br/>
              <w:t>          * Trucks Distance from      Work            : "25"</w:t>
            </w:r>
          </w:p>
        </w:tc>
        <w:tc>
          <w:tcPr>
            <w:tcW w:w="999" w:type="pct"/>
          </w:tcPr>
          <w:p w:rsidR="008119DA" w:rsidRPr="007D2C1D" w:rsidRDefault="008119DA" w:rsidP="00E52F44">
            <w:pPr>
              <w:rPr>
                <w:rFonts w:ascii="Arial" w:hAnsi="Arial" w:cs="Arial"/>
                <w:sz w:val="18"/>
                <w:szCs w:val="18"/>
              </w:rPr>
            </w:pPr>
            <w:r w:rsidRPr="007D2C1D">
              <w:rPr>
                <w:rFonts w:ascii="Arial" w:hAnsi="Arial" w:cs="Arial"/>
                <w:sz w:val="18"/>
                <w:szCs w:val="18"/>
              </w:rPr>
              <w:t xml:space="preserve">The delivery team should provide a demo to the client that shows the update of WFAC </w:t>
            </w:r>
            <w:proofErr w:type="spellStart"/>
            <w:r w:rsidRPr="007D2C1D">
              <w:rPr>
                <w:rFonts w:ascii="Arial" w:hAnsi="Arial" w:cs="Arial"/>
                <w:sz w:val="18"/>
                <w:szCs w:val="18"/>
              </w:rPr>
              <w:t>OSSLog</w:t>
            </w:r>
            <w:proofErr w:type="spellEnd"/>
            <w:r w:rsidRPr="007D2C1D">
              <w:rPr>
                <w:rFonts w:ascii="Arial" w:hAnsi="Arial" w:cs="Arial"/>
                <w:sz w:val="18"/>
                <w:szCs w:val="18"/>
              </w:rPr>
              <w:t xml:space="preserve"> once and only once when the tech arrives at the customer prem.</w:t>
            </w:r>
          </w:p>
        </w:tc>
        <w:tc>
          <w:tcPr>
            <w:tcW w:w="409" w:type="pct"/>
          </w:tcPr>
          <w:p w:rsidR="008119DA" w:rsidRDefault="008119DA" w:rsidP="00E52F44">
            <w:pPr>
              <w:rPr>
                <w:rFonts w:asciiTheme="minorHAnsi" w:hAnsiTheme="minorHAnsi" w:cstheme="minorHAnsi"/>
                <w:color w:val="548DD4" w:themeColor="text2" w:themeTint="99"/>
                <w:szCs w:val="22"/>
              </w:rPr>
            </w:pPr>
            <w:r>
              <w:rPr>
                <w:rFonts w:asciiTheme="minorHAnsi" w:hAnsiTheme="minorHAnsi" w:cstheme="minorHAnsi"/>
                <w:color w:val="548DD4" w:themeColor="text2" w:themeTint="99"/>
                <w:szCs w:val="22"/>
              </w:rPr>
              <w:t>2</w:t>
            </w:r>
          </w:p>
        </w:tc>
      </w:tr>
      <w:tr w:rsidR="00953671" w:rsidRPr="00994E45" w:rsidTr="0076513D">
        <w:trPr>
          <w:trHeight w:val="300"/>
        </w:trPr>
        <w:tc>
          <w:tcPr>
            <w:tcW w:w="593" w:type="pct"/>
            <w:shd w:val="clear" w:color="auto" w:fill="auto"/>
            <w:noWrap/>
          </w:tcPr>
          <w:p w:rsidR="00953671" w:rsidRPr="00807AF3" w:rsidRDefault="00953671" w:rsidP="00E52F44">
            <w:pPr>
              <w:jc w:val="right"/>
              <w:rPr>
                <w:rFonts w:asciiTheme="minorHAnsi" w:hAnsiTheme="minorHAnsi" w:cstheme="minorHAnsi"/>
                <w:color w:val="548DD4" w:themeColor="text2" w:themeTint="99"/>
                <w:szCs w:val="22"/>
              </w:rPr>
            </w:pPr>
            <w:r w:rsidRPr="004A2545">
              <w:lastRenderedPageBreak/>
              <w:t>262651</w:t>
            </w:r>
          </w:p>
        </w:tc>
        <w:tc>
          <w:tcPr>
            <w:tcW w:w="2999" w:type="pct"/>
            <w:shd w:val="clear" w:color="auto" w:fill="auto"/>
          </w:tcPr>
          <w:p w:rsidR="00953671" w:rsidRPr="00807AF3" w:rsidRDefault="008119DA" w:rsidP="00E52F44">
            <w:pPr>
              <w:rPr>
                <w:rFonts w:asciiTheme="minorHAnsi" w:hAnsiTheme="minorHAnsi" w:cstheme="minorHAnsi"/>
                <w:color w:val="548DD4" w:themeColor="text2" w:themeTint="99"/>
                <w:szCs w:val="22"/>
              </w:rPr>
            </w:pPr>
            <w:r w:rsidRPr="0076513D">
              <w:rPr>
                <w:rFonts w:ascii="Arial" w:hAnsi="Arial" w:cs="Arial"/>
                <w:b/>
                <w:sz w:val="18"/>
                <w:szCs w:val="18"/>
                <w:u w:val="single"/>
              </w:rPr>
              <w:t>3</w:t>
            </w:r>
            <w:r w:rsidR="00953671" w:rsidRPr="0076513D">
              <w:rPr>
                <w:rFonts w:ascii="Arial" w:hAnsi="Arial" w:cs="Arial"/>
                <w:b/>
                <w:sz w:val="18"/>
                <w:szCs w:val="18"/>
                <w:u w:val="single"/>
              </w:rPr>
              <w:t>) User Activity Log</w:t>
            </w:r>
            <w:r w:rsidR="00953671">
              <w:rPr>
                <w:rFonts w:ascii="Arial" w:hAnsi="Arial" w:cs="Arial"/>
                <w:sz w:val="18"/>
                <w:szCs w:val="18"/>
              </w:rPr>
              <w:br/>
            </w:r>
            <w:r w:rsidR="00953671">
              <w:rPr>
                <w:rFonts w:ascii="Arial" w:hAnsi="Arial" w:cs="Arial"/>
                <w:sz w:val="18"/>
                <w:szCs w:val="18"/>
              </w:rPr>
              <w:br/>
              <w:t xml:space="preserve">Kepler shall also send the user activity </w:t>
            </w:r>
            <w:proofErr w:type="gramStart"/>
            <w:r w:rsidR="00953671">
              <w:rPr>
                <w:rFonts w:ascii="Arial" w:hAnsi="Arial" w:cs="Arial"/>
                <w:sz w:val="18"/>
                <w:szCs w:val="18"/>
              </w:rPr>
              <w:t>log which</w:t>
            </w:r>
            <w:proofErr w:type="gramEnd"/>
            <w:r w:rsidR="00953671">
              <w:rPr>
                <w:rFonts w:ascii="Arial" w:hAnsi="Arial" w:cs="Arial"/>
                <w:sz w:val="18"/>
                <w:szCs w:val="18"/>
              </w:rPr>
              <w:t xml:space="preserve"> contains the </w:t>
            </w:r>
            <w:r w:rsidR="00953671">
              <w:rPr>
                <w:rFonts w:ascii="Arial" w:hAnsi="Arial" w:cs="Arial"/>
                <w:b/>
                <w:bCs/>
                <w:sz w:val="18"/>
                <w:szCs w:val="18"/>
              </w:rPr>
              <w:t>user login history (who logged in/out and when)</w:t>
            </w:r>
            <w:r w:rsidR="00953671">
              <w:rPr>
                <w:rFonts w:ascii="Arial" w:hAnsi="Arial" w:cs="Arial"/>
                <w:sz w:val="18"/>
                <w:szCs w:val="18"/>
              </w:rPr>
              <w:t xml:space="preserve"> as a nightly feed to Network One.</w:t>
            </w:r>
            <w:r w:rsidR="00953671" w:rsidRPr="00807AF3">
              <w:rPr>
                <w:rFonts w:asciiTheme="minorHAnsi" w:hAnsiTheme="minorHAnsi" w:cstheme="minorHAnsi"/>
                <w:color w:val="548DD4" w:themeColor="text2" w:themeTint="99"/>
                <w:szCs w:val="22"/>
              </w:rPr>
              <w:t xml:space="preserve"> </w:t>
            </w:r>
          </w:p>
        </w:tc>
        <w:tc>
          <w:tcPr>
            <w:tcW w:w="999" w:type="pct"/>
          </w:tcPr>
          <w:p w:rsidR="00953671" w:rsidRDefault="00953671" w:rsidP="00E52F44">
            <w:pPr>
              <w:rPr>
                <w:rFonts w:asciiTheme="minorHAnsi" w:hAnsiTheme="minorHAnsi" w:cstheme="minorHAnsi"/>
                <w:color w:val="548DD4" w:themeColor="text2" w:themeTint="99"/>
                <w:szCs w:val="22"/>
              </w:rPr>
            </w:pPr>
            <w:r w:rsidRPr="007D2C1D">
              <w:rPr>
                <w:rFonts w:ascii="Arial" w:hAnsi="Arial" w:cs="Arial"/>
                <w:sz w:val="18"/>
                <w:szCs w:val="18"/>
              </w:rPr>
              <w:t xml:space="preserve">The delivery team should provide a demo to the client that shows the update of WFAC </w:t>
            </w:r>
            <w:proofErr w:type="spellStart"/>
            <w:r w:rsidRPr="007D2C1D">
              <w:rPr>
                <w:rFonts w:ascii="Arial" w:hAnsi="Arial" w:cs="Arial"/>
                <w:sz w:val="18"/>
                <w:szCs w:val="18"/>
              </w:rPr>
              <w:t>OSSLog</w:t>
            </w:r>
            <w:proofErr w:type="spellEnd"/>
            <w:r w:rsidRPr="007D2C1D">
              <w:rPr>
                <w:rFonts w:ascii="Arial" w:hAnsi="Arial" w:cs="Arial"/>
                <w:sz w:val="18"/>
                <w:szCs w:val="18"/>
              </w:rPr>
              <w:t xml:space="preserve"> once and only once when the tech arrives at the customer prem.</w:t>
            </w:r>
          </w:p>
        </w:tc>
        <w:tc>
          <w:tcPr>
            <w:tcW w:w="409" w:type="pct"/>
          </w:tcPr>
          <w:p w:rsidR="00953671" w:rsidRPr="00807AF3" w:rsidRDefault="00953671" w:rsidP="00E52F44">
            <w:pPr>
              <w:rPr>
                <w:rFonts w:asciiTheme="minorHAnsi" w:hAnsiTheme="minorHAnsi" w:cstheme="minorHAnsi"/>
                <w:color w:val="548DD4" w:themeColor="text2" w:themeTint="99"/>
                <w:szCs w:val="22"/>
              </w:rPr>
            </w:pPr>
            <w:r>
              <w:rPr>
                <w:rFonts w:asciiTheme="minorHAnsi" w:hAnsiTheme="minorHAnsi" w:cstheme="minorHAnsi"/>
                <w:color w:val="548DD4" w:themeColor="text2" w:themeTint="99"/>
                <w:szCs w:val="22"/>
              </w:rPr>
              <w:t>2</w:t>
            </w:r>
          </w:p>
        </w:tc>
      </w:tr>
      <w:tr w:rsidR="00953671" w:rsidRPr="00994E45" w:rsidTr="0076513D">
        <w:trPr>
          <w:trHeight w:val="600"/>
        </w:trPr>
        <w:tc>
          <w:tcPr>
            <w:tcW w:w="593" w:type="pct"/>
            <w:shd w:val="clear" w:color="auto" w:fill="auto"/>
            <w:noWrap/>
          </w:tcPr>
          <w:p w:rsidR="00953671" w:rsidRPr="00807AF3" w:rsidRDefault="00953671" w:rsidP="00E52F44">
            <w:pPr>
              <w:jc w:val="right"/>
              <w:rPr>
                <w:rFonts w:asciiTheme="minorHAnsi" w:hAnsiTheme="minorHAnsi" w:cstheme="minorHAnsi"/>
                <w:b/>
                <w:color w:val="548DD4" w:themeColor="text2" w:themeTint="99"/>
                <w:szCs w:val="22"/>
              </w:rPr>
            </w:pPr>
            <w:r w:rsidRPr="004A2545">
              <w:t>26265</w:t>
            </w:r>
            <w:r>
              <w:t>2</w:t>
            </w:r>
          </w:p>
        </w:tc>
        <w:tc>
          <w:tcPr>
            <w:tcW w:w="2999" w:type="pct"/>
            <w:shd w:val="clear" w:color="auto" w:fill="auto"/>
          </w:tcPr>
          <w:p w:rsidR="00624F09" w:rsidRDefault="00953671">
            <w:pPr>
              <w:rPr>
                <w:rFonts w:ascii="Arial" w:hAnsi="Arial" w:cs="Arial"/>
                <w:sz w:val="18"/>
                <w:szCs w:val="18"/>
              </w:rPr>
            </w:pPr>
            <w:r>
              <w:rPr>
                <w:rFonts w:ascii="Arial" w:hAnsi="Arial" w:cs="Arial"/>
                <w:sz w:val="18"/>
                <w:szCs w:val="18"/>
              </w:rPr>
              <w:t xml:space="preserve">As a client, I want Kepler to update WFAC </w:t>
            </w:r>
            <w:proofErr w:type="spellStart"/>
            <w:r>
              <w:rPr>
                <w:rFonts w:ascii="Arial" w:hAnsi="Arial" w:cs="Arial"/>
                <w:sz w:val="18"/>
                <w:szCs w:val="18"/>
              </w:rPr>
              <w:t>OSSLog</w:t>
            </w:r>
            <w:proofErr w:type="spellEnd"/>
            <w:r>
              <w:rPr>
                <w:rFonts w:ascii="Arial" w:hAnsi="Arial" w:cs="Arial"/>
                <w:sz w:val="18"/>
                <w:szCs w:val="18"/>
              </w:rPr>
              <w:t xml:space="preserve"> when the tech arrives at the customer </w:t>
            </w:r>
            <w:proofErr w:type="spellStart"/>
            <w:r>
              <w:rPr>
                <w:rFonts w:ascii="Arial" w:hAnsi="Arial" w:cs="Arial"/>
                <w:sz w:val="18"/>
                <w:szCs w:val="18"/>
              </w:rPr>
              <w:t>prem</w:t>
            </w:r>
            <w:proofErr w:type="spellEnd"/>
            <w:r>
              <w:rPr>
                <w:rFonts w:ascii="Arial" w:hAnsi="Arial" w:cs="Arial"/>
                <w:sz w:val="18"/>
                <w:szCs w:val="18"/>
              </w:rPr>
              <w:t xml:space="preserve"> so that we can notify the customer.</w:t>
            </w:r>
            <w:r>
              <w:rPr>
                <w:rFonts w:ascii="Arial" w:hAnsi="Arial" w:cs="Arial"/>
                <w:sz w:val="18"/>
                <w:szCs w:val="18"/>
              </w:rPr>
              <w:br/>
            </w:r>
            <w:r>
              <w:rPr>
                <w:rFonts w:ascii="Arial" w:hAnsi="Arial" w:cs="Arial"/>
                <w:sz w:val="18"/>
                <w:szCs w:val="18"/>
              </w:rPr>
              <w:br/>
            </w:r>
            <w:r w:rsidRPr="00FE4360">
              <w:rPr>
                <w:rFonts w:ascii="Arial" w:hAnsi="Arial" w:cs="Arial"/>
                <w:b/>
                <w:sz w:val="18"/>
                <w:szCs w:val="18"/>
              </w:rPr>
              <w:t>BR-1:</w:t>
            </w:r>
            <w:r>
              <w:rPr>
                <w:rFonts w:ascii="Arial" w:hAnsi="Arial" w:cs="Arial"/>
                <w:sz w:val="18"/>
                <w:szCs w:val="18"/>
              </w:rPr>
              <w:br/>
              <w:t xml:space="preserve">Send “TOP: Tech on </w:t>
            </w:r>
            <w:proofErr w:type="spellStart"/>
            <w:r>
              <w:rPr>
                <w:rFonts w:ascii="Arial" w:hAnsi="Arial" w:cs="Arial"/>
                <w:sz w:val="18"/>
                <w:szCs w:val="18"/>
              </w:rPr>
              <w:t>Prem</w:t>
            </w:r>
            <w:proofErr w:type="spellEnd"/>
            <w:r>
              <w:rPr>
                <w:rFonts w:ascii="Arial" w:hAnsi="Arial" w:cs="Arial"/>
                <w:sz w:val="18"/>
                <w:szCs w:val="18"/>
              </w:rPr>
              <w:t>” customer “CUS</w:t>
            </w:r>
            <w:r w:rsidR="00D75148">
              <w:rPr>
                <w:rFonts w:ascii="Arial" w:hAnsi="Arial" w:cs="Arial"/>
                <w:sz w:val="18"/>
                <w:szCs w:val="18"/>
              </w:rPr>
              <w:t>TOMER_REMARK</w:t>
            </w:r>
            <w:r>
              <w:rPr>
                <w:rFonts w:ascii="Arial" w:hAnsi="Arial" w:cs="Arial"/>
                <w:sz w:val="18"/>
                <w:szCs w:val="18"/>
              </w:rPr>
              <w:t>” remark to the WFAC OSSLOG once the tech arrives onsite to the customer’s premise and turns off his vehicle’s engine. </w:t>
            </w:r>
            <w:r>
              <w:rPr>
                <w:rFonts w:ascii="Arial" w:hAnsi="Arial" w:cs="Arial"/>
                <w:sz w:val="18"/>
                <w:szCs w:val="18"/>
              </w:rPr>
              <w:br/>
            </w:r>
            <w:r>
              <w:rPr>
                <w:rFonts w:ascii="Arial" w:hAnsi="Arial" w:cs="Arial"/>
                <w:sz w:val="18"/>
                <w:szCs w:val="18"/>
              </w:rPr>
              <w:br/>
            </w:r>
            <w:r w:rsidR="00624F09">
              <w:rPr>
                <w:rFonts w:ascii="Arial" w:hAnsi="Arial" w:cs="Arial"/>
                <w:sz w:val="18"/>
                <w:szCs w:val="18"/>
              </w:rPr>
              <w:br/>
              <w:t>1)      Tech arrives to customer address or within X distance( This is the configurable value we already have on the settings GUI and used for calculation, so use the same)</w:t>
            </w:r>
            <w:r w:rsidR="00624F09">
              <w:rPr>
                <w:rFonts w:ascii="Arial" w:hAnsi="Arial" w:cs="Arial"/>
                <w:sz w:val="18"/>
                <w:szCs w:val="18"/>
              </w:rPr>
              <w:br/>
            </w:r>
          </w:p>
          <w:p w:rsidR="00624F09" w:rsidRDefault="00624F09">
            <w:pPr>
              <w:rPr>
                <w:rFonts w:ascii="Arial" w:hAnsi="Arial" w:cs="Arial"/>
                <w:sz w:val="18"/>
                <w:szCs w:val="18"/>
              </w:rPr>
            </w:pPr>
            <w:r>
              <w:rPr>
                <w:rFonts w:ascii="Arial" w:hAnsi="Arial" w:cs="Arial"/>
                <w:sz w:val="18"/>
                <w:szCs w:val="18"/>
              </w:rPr>
              <w:t>AND</w:t>
            </w:r>
          </w:p>
          <w:p w:rsidR="00624F09" w:rsidRDefault="00624F09">
            <w:pPr>
              <w:rPr>
                <w:rFonts w:ascii="Arial" w:hAnsi="Arial" w:cs="Arial"/>
                <w:sz w:val="18"/>
                <w:szCs w:val="18"/>
              </w:rPr>
            </w:pPr>
          </w:p>
          <w:p w:rsidR="00953671" w:rsidRPr="00807AF3" w:rsidRDefault="00624F09">
            <w:pPr>
              <w:rPr>
                <w:rFonts w:asciiTheme="minorHAnsi" w:hAnsiTheme="minorHAnsi" w:cstheme="minorHAnsi"/>
                <w:color w:val="548DD4" w:themeColor="text2" w:themeTint="99"/>
                <w:szCs w:val="22"/>
              </w:rPr>
            </w:pPr>
            <w:proofErr w:type="gramStart"/>
            <w:r>
              <w:rPr>
                <w:rFonts w:ascii="Arial" w:hAnsi="Arial" w:cs="Arial"/>
                <w:sz w:val="18"/>
                <w:szCs w:val="18"/>
              </w:rPr>
              <w:t xml:space="preserve">2)      Tech vehicle Engine Off while at premise  OR if we get the same </w:t>
            </w:r>
            <w:proofErr w:type="spellStart"/>
            <w:r>
              <w:rPr>
                <w:rFonts w:ascii="Arial" w:hAnsi="Arial" w:cs="Arial"/>
                <w:sz w:val="18"/>
                <w:szCs w:val="18"/>
              </w:rPr>
              <w:t>lat</w:t>
            </w:r>
            <w:proofErr w:type="spellEnd"/>
            <w:r>
              <w:rPr>
                <w:rFonts w:ascii="Arial" w:hAnsi="Arial" w:cs="Arial"/>
                <w:sz w:val="18"/>
                <w:szCs w:val="18"/>
              </w:rPr>
              <w:t xml:space="preserve"> long with the variance (again it’s the configurable) subsequently </w:t>
            </w:r>
            <w:r>
              <w:rPr>
                <w:rFonts w:ascii="Arial" w:hAnsi="Arial" w:cs="Arial"/>
                <w:sz w:val="18"/>
                <w:szCs w:val="18"/>
              </w:rPr>
              <w:br/>
            </w:r>
            <w:r w:rsidR="00953671">
              <w:rPr>
                <w:rFonts w:ascii="Arial" w:hAnsi="Arial" w:cs="Arial"/>
                <w:sz w:val="18"/>
                <w:szCs w:val="18"/>
              </w:rPr>
              <w:br/>
              <w:t>3)      Transmit “TOP: TECH ON PREM” customer “</w:t>
            </w:r>
            <w:r w:rsidR="00D75148">
              <w:rPr>
                <w:rFonts w:ascii="Arial" w:hAnsi="Arial" w:cs="Arial"/>
                <w:sz w:val="18"/>
                <w:szCs w:val="18"/>
              </w:rPr>
              <w:t>CUSTOMER_REMARK</w:t>
            </w:r>
            <w:r w:rsidR="00953671">
              <w:rPr>
                <w:rFonts w:ascii="Arial" w:hAnsi="Arial" w:cs="Arial"/>
                <w:sz w:val="18"/>
                <w:szCs w:val="18"/>
              </w:rPr>
              <w:t>” remark to WFAC OSSLOG</w:t>
            </w:r>
            <w:r w:rsidR="00953671">
              <w:rPr>
                <w:rFonts w:ascii="Arial" w:hAnsi="Arial" w:cs="Arial"/>
                <w:sz w:val="18"/>
                <w:szCs w:val="18"/>
              </w:rPr>
              <w:br/>
            </w:r>
            <w:r w:rsidR="00953671">
              <w:rPr>
                <w:rFonts w:ascii="Arial" w:hAnsi="Arial" w:cs="Arial"/>
                <w:sz w:val="18"/>
                <w:szCs w:val="18"/>
              </w:rPr>
              <w:br/>
              <w:t>The WFAC OSSLOG ‘CUS’ entry format needed for automation detection: </w:t>
            </w:r>
            <w:r w:rsidR="00D75148">
              <w:rPr>
                <w:rFonts w:ascii="Arial" w:hAnsi="Arial" w:cs="Arial"/>
                <w:sz w:val="18"/>
                <w:szCs w:val="18"/>
              </w:rPr>
              <w:t>(CUSTOMER_REMARK)</w:t>
            </w:r>
            <w:r w:rsidR="00953671">
              <w:rPr>
                <w:rFonts w:ascii="Arial" w:hAnsi="Arial" w:cs="Arial"/>
                <w:sz w:val="18"/>
                <w:szCs w:val="18"/>
              </w:rPr>
              <w:br/>
            </w:r>
            <w:r w:rsidR="00953671">
              <w:rPr>
                <w:rFonts w:ascii="Arial" w:hAnsi="Arial" w:cs="Arial"/>
                <w:b/>
                <w:bCs/>
                <w:i/>
                <w:iCs/>
                <w:sz w:val="18"/>
                <w:szCs w:val="18"/>
              </w:rPr>
              <w:t xml:space="preserve">TOP: TECH ON PREM </w:t>
            </w:r>
            <w:r w:rsidR="00953671">
              <w:rPr>
                <w:rFonts w:ascii="Arial" w:hAnsi="Arial" w:cs="Arial"/>
                <w:i/>
                <w:iCs/>
                <w:sz w:val="18"/>
                <w:szCs w:val="18"/>
              </w:rPr>
              <w:t>(17 characters incl. spaces)</w:t>
            </w:r>
            <w:r w:rsidR="00953671">
              <w:rPr>
                <w:rFonts w:ascii="Arial" w:hAnsi="Arial" w:cs="Arial"/>
                <w:sz w:val="18"/>
                <w:szCs w:val="18"/>
              </w:rPr>
              <w:t>                               </w:t>
            </w:r>
            <w:r w:rsidR="00953671">
              <w:rPr>
                <w:rFonts w:ascii="Arial" w:hAnsi="Arial" w:cs="Arial"/>
                <w:sz w:val="18"/>
                <w:szCs w:val="18"/>
              </w:rPr>
              <w:br/>
            </w:r>
            <w:r w:rsidR="00953671">
              <w:rPr>
                <w:rFonts w:ascii="Arial" w:hAnsi="Arial" w:cs="Arial"/>
                <w:sz w:val="18"/>
                <w:szCs w:val="18"/>
              </w:rPr>
              <w:br/>
            </w:r>
            <w:r w:rsidR="00953671" w:rsidRPr="00FE4360">
              <w:rPr>
                <w:rFonts w:ascii="Arial" w:hAnsi="Arial" w:cs="Arial"/>
                <w:b/>
                <w:sz w:val="18"/>
                <w:szCs w:val="18"/>
              </w:rPr>
              <w:t>BR-2:</w:t>
            </w:r>
            <w:r w:rsidR="00953671">
              <w:rPr>
                <w:rFonts w:ascii="Arial" w:hAnsi="Arial" w:cs="Arial"/>
                <w:sz w:val="18"/>
                <w:szCs w:val="18"/>
              </w:rPr>
              <w:br/>
              <w:t>Customer Notification Frequency:</w:t>
            </w:r>
            <w:r w:rsidR="00953671">
              <w:rPr>
                <w:rFonts w:ascii="Arial" w:hAnsi="Arial" w:cs="Arial"/>
                <w:sz w:val="18"/>
                <w:szCs w:val="18"/>
              </w:rPr>
              <w:br/>
            </w:r>
            <w:r w:rsidR="00953671">
              <w:rPr>
                <w:rFonts w:ascii="Arial" w:hAnsi="Arial" w:cs="Arial"/>
                <w:sz w:val="18"/>
                <w:szCs w:val="18"/>
              </w:rPr>
              <w:br/>
              <w:t>ONLY allow the TOP notices to be transmitted to the WFAC OSSLOG once per dispatch.</w:t>
            </w:r>
            <w:r w:rsidR="00953671">
              <w:rPr>
                <w:rFonts w:ascii="Arial" w:hAnsi="Arial" w:cs="Arial"/>
                <w:sz w:val="18"/>
                <w:szCs w:val="18"/>
              </w:rPr>
              <w:br/>
            </w:r>
            <w:r w:rsidR="00953671">
              <w:rPr>
                <w:rFonts w:ascii="Arial" w:hAnsi="Arial" w:cs="Arial"/>
                <w:sz w:val="18"/>
                <w:szCs w:val="18"/>
              </w:rPr>
              <w:br/>
            </w:r>
            <w:proofErr w:type="gramEnd"/>
            <w:r w:rsidR="00953671">
              <w:rPr>
                <w:rFonts w:ascii="Arial" w:hAnsi="Arial" w:cs="Arial"/>
                <w:sz w:val="18"/>
                <w:szCs w:val="18"/>
              </w:rPr>
              <w:t>Trigger the TOP notification once tech arrives onsite at the customer’s premise and shuts off his engine.</w:t>
            </w:r>
            <w:r w:rsidR="00953671">
              <w:rPr>
                <w:rFonts w:ascii="Arial" w:hAnsi="Arial" w:cs="Arial"/>
                <w:sz w:val="18"/>
                <w:szCs w:val="18"/>
              </w:rPr>
              <w:br/>
            </w:r>
            <w:r w:rsidR="00953671">
              <w:rPr>
                <w:rFonts w:ascii="Arial" w:hAnsi="Arial" w:cs="Arial"/>
                <w:sz w:val="18"/>
                <w:szCs w:val="18"/>
              </w:rPr>
              <w:br/>
              <w:t xml:space="preserve">·         If the tech leaves the </w:t>
            </w:r>
            <w:proofErr w:type="spellStart"/>
            <w:r w:rsidR="00953671">
              <w:rPr>
                <w:rFonts w:ascii="Arial" w:hAnsi="Arial" w:cs="Arial"/>
                <w:sz w:val="18"/>
                <w:szCs w:val="18"/>
              </w:rPr>
              <w:t>prem</w:t>
            </w:r>
            <w:proofErr w:type="spellEnd"/>
            <w:r w:rsidR="00953671">
              <w:rPr>
                <w:rFonts w:ascii="Arial" w:hAnsi="Arial" w:cs="Arial"/>
                <w:sz w:val="18"/>
                <w:szCs w:val="18"/>
              </w:rPr>
              <w:t xml:space="preserve"> to further isolate the trouble, do not transmit a subsequent notification upon his return to the premise.</w:t>
            </w:r>
            <w:r w:rsidR="00953671">
              <w:rPr>
                <w:rFonts w:ascii="Arial" w:hAnsi="Arial" w:cs="Arial"/>
                <w:sz w:val="18"/>
                <w:szCs w:val="18"/>
              </w:rPr>
              <w:br/>
            </w:r>
            <w:r w:rsidR="00953671">
              <w:rPr>
                <w:rFonts w:ascii="Arial" w:hAnsi="Arial" w:cs="Arial"/>
                <w:sz w:val="18"/>
                <w:szCs w:val="18"/>
              </w:rPr>
              <w:br/>
              <w:t>·         If the tech Returns the job, only trigger a TOP when the subsequent tech dispatches, arrives onsite at the customer premise, and shuts off his vehicle’s engine.</w:t>
            </w:r>
            <w:r w:rsidR="00953671">
              <w:rPr>
                <w:rFonts w:ascii="Arial" w:hAnsi="Arial" w:cs="Arial"/>
                <w:sz w:val="18"/>
                <w:szCs w:val="18"/>
              </w:rPr>
              <w:br/>
            </w:r>
            <w:r w:rsidR="00953671">
              <w:rPr>
                <w:rFonts w:ascii="Arial" w:hAnsi="Arial" w:cs="Arial"/>
                <w:sz w:val="18"/>
                <w:szCs w:val="18"/>
              </w:rPr>
              <w:br/>
            </w:r>
            <w:r w:rsidR="00953671" w:rsidRPr="00FE4360">
              <w:rPr>
                <w:rFonts w:ascii="Arial" w:hAnsi="Arial" w:cs="Arial"/>
                <w:b/>
                <w:sz w:val="18"/>
                <w:szCs w:val="18"/>
              </w:rPr>
              <w:t>BR-3</w:t>
            </w:r>
            <w:proofErr w:type="gramStart"/>
            <w:r w:rsidR="00953671" w:rsidRPr="00FE4360">
              <w:rPr>
                <w:rFonts w:ascii="Arial" w:hAnsi="Arial" w:cs="Arial"/>
                <w:b/>
                <w:sz w:val="18"/>
                <w:szCs w:val="18"/>
              </w:rPr>
              <w:t>:</w:t>
            </w:r>
            <w:proofErr w:type="gramEnd"/>
            <w:r w:rsidR="00953671">
              <w:rPr>
                <w:rFonts w:ascii="Arial" w:hAnsi="Arial" w:cs="Arial"/>
                <w:sz w:val="18"/>
                <w:szCs w:val="18"/>
              </w:rPr>
              <w:br/>
              <w:t xml:space="preserve">The tech is considered Onsite or at the </w:t>
            </w:r>
            <w:proofErr w:type="spellStart"/>
            <w:r w:rsidR="00953671">
              <w:rPr>
                <w:rFonts w:ascii="Arial" w:hAnsi="Arial" w:cs="Arial"/>
                <w:sz w:val="18"/>
                <w:szCs w:val="18"/>
              </w:rPr>
              <w:t>Prem</w:t>
            </w:r>
            <w:proofErr w:type="spellEnd"/>
            <w:r w:rsidR="00953671">
              <w:rPr>
                <w:rFonts w:ascii="Arial" w:hAnsi="Arial" w:cs="Arial"/>
                <w:sz w:val="18"/>
                <w:szCs w:val="18"/>
              </w:rPr>
              <w:t xml:space="preserve"> when he arrives at the customer’s address or within 50 yards of the customer’s address then turns the vehicle engine off.</w:t>
            </w:r>
            <w:r w:rsidR="00953671" w:rsidRPr="00807AF3">
              <w:rPr>
                <w:rFonts w:asciiTheme="minorHAnsi" w:hAnsiTheme="minorHAnsi" w:cstheme="minorHAnsi"/>
                <w:color w:val="548DD4" w:themeColor="text2" w:themeTint="99"/>
                <w:szCs w:val="22"/>
              </w:rPr>
              <w:t xml:space="preserve"> </w:t>
            </w:r>
          </w:p>
        </w:tc>
        <w:tc>
          <w:tcPr>
            <w:tcW w:w="999" w:type="pct"/>
          </w:tcPr>
          <w:p w:rsidR="00953671" w:rsidRPr="00807AF3" w:rsidRDefault="00953671" w:rsidP="00E52F44">
            <w:pPr>
              <w:rPr>
                <w:rFonts w:asciiTheme="minorHAnsi" w:hAnsiTheme="minorHAnsi" w:cstheme="minorHAnsi"/>
                <w:color w:val="548DD4" w:themeColor="text2" w:themeTint="99"/>
                <w:szCs w:val="22"/>
              </w:rPr>
            </w:pPr>
            <w:r w:rsidRPr="007D2C1D">
              <w:rPr>
                <w:rFonts w:ascii="Arial" w:hAnsi="Arial" w:cs="Arial"/>
                <w:sz w:val="18"/>
                <w:szCs w:val="18"/>
              </w:rPr>
              <w:t xml:space="preserve">The delivery team should provide a demo to the client that shows the update of WFAC </w:t>
            </w:r>
            <w:proofErr w:type="spellStart"/>
            <w:r w:rsidRPr="007D2C1D">
              <w:rPr>
                <w:rFonts w:ascii="Arial" w:hAnsi="Arial" w:cs="Arial"/>
                <w:sz w:val="18"/>
                <w:szCs w:val="18"/>
              </w:rPr>
              <w:t>OSSLog</w:t>
            </w:r>
            <w:proofErr w:type="spellEnd"/>
            <w:r w:rsidRPr="007D2C1D">
              <w:rPr>
                <w:rFonts w:ascii="Arial" w:hAnsi="Arial" w:cs="Arial"/>
                <w:sz w:val="18"/>
                <w:szCs w:val="18"/>
              </w:rPr>
              <w:t xml:space="preserve"> once and only once when the tech arrives at the customer prem.</w:t>
            </w:r>
          </w:p>
        </w:tc>
        <w:tc>
          <w:tcPr>
            <w:tcW w:w="409" w:type="pct"/>
          </w:tcPr>
          <w:p w:rsidR="00953671" w:rsidRPr="00807AF3" w:rsidRDefault="00953671" w:rsidP="00E52F44">
            <w:pPr>
              <w:rPr>
                <w:rFonts w:asciiTheme="minorHAnsi" w:hAnsiTheme="minorHAnsi" w:cstheme="minorHAnsi"/>
                <w:color w:val="548DD4" w:themeColor="text2" w:themeTint="99"/>
                <w:szCs w:val="22"/>
              </w:rPr>
            </w:pPr>
            <w:r w:rsidRPr="00807AF3">
              <w:rPr>
                <w:rFonts w:asciiTheme="minorHAnsi" w:hAnsiTheme="minorHAnsi" w:cstheme="minorHAnsi"/>
                <w:color w:val="548DD4" w:themeColor="text2" w:themeTint="99"/>
                <w:szCs w:val="22"/>
              </w:rPr>
              <w:t>1</w:t>
            </w:r>
          </w:p>
        </w:tc>
      </w:tr>
    </w:tbl>
    <w:p w:rsidR="00953671" w:rsidRDefault="00953671" w:rsidP="00953671">
      <w:pPr>
        <w:rPr>
          <w:rFonts w:asciiTheme="minorHAnsi" w:hAnsiTheme="minorHAnsi" w:cstheme="minorHAnsi"/>
          <w:b/>
          <w:bCs/>
        </w:rPr>
      </w:pPr>
    </w:p>
    <w:p w:rsidR="00953671" w:rsidRDefault="00953671" w:rsidP="00953671">
      <w:pPr>
        <w:rPr>
          <w:rFonts w:asciiTheme="minorHAnsi" w:hAnsiTheme="minorHAnsi" w:cstheme="minorHAnsi"/>
          <w:b/>
          <w:bCs/>
        </w:rPr>
      </w:pPr>
    </w:p>
    <w:p w:rsidR="00953671" w:rsidRDefault="00953671" w:rsidP="00953671">
      <w:pPr>
        <w:rPr>
          <w:rFonts w:asciiTheme="minorHAnsi" w:hAnsiTheme="minorHAnsi" w:cstheme="minorHAnsi"/>
          <w:b/>
          <w:bCs/>
        </w:rPr>
      </w:pPr>
    </w:p>
    <w:p w:rsidR="00953671" w:rsidRDefault="00953671" w:rsidP="00953671">
      <w:pPr>
        <w:rPr>
          <w:rFonts w:asciiTheme="minorHAnsi" w:hAnsiTheme="minorHAnsi" w:cstheme="minorHAnsi"/>
          <w:b/>
          <w:bCs/>
        </w:rPr>
      </w:pPr>
    </w:p>
    <w:p w:rsidR="00953671" w:rsidRPr="00994E45" w:rsidRDefault="00953671" w:rsidP="00953671">
      <w:pPr>
        <w:pStyle w:val="Heading2"/>
        <w:rPr>
          <w:rFonts w:asciiTheme="minorHAnsi" w:hAnsiTheme="minorHAnsi" w:cstheme="minorHAnsi"/>
        </w:rPr>
      </w:pPr>
      <w:bookmarkStart w:id="26" w:name="_Toc502860897"/>
      <w:r>
        <w:rPr>
          <w:rFonts w:asciiTheme="minorHAnsi" w:hAnsiTheme="minorHAnsi" w:cstheme="minorHAnsi"/>
        </w:rPr>
        <w:lastRenderedPageBreak/>
        <w:t xml:space="preserve">SECTION </w:t>
      </w:r>
      <w:proofErr w:type="gramStart"/>
      <w:r>
        <w:rPr>
          <w:rFonts w:asciiTheme="minorHAnsi" w:hAnsiTheme="minorHAnsi" w:cstheme="minorHAnsi"/>
        </w:rPr>
        <w:t xml:space="preserve">2 </w:t>
      </w:r>
      <w:r w:rsidRPr="00994E45">
        <w:rPr>
          <w:rFonts w:asciiTheme="minorHAnsi" w:hAnsiTheme="minorHAnsi" w:cstheme="minorHAnsi"/>
        </w:rPr>
        <w:t>:</w:t>
      </w:r>
      <w:proofErr w:type="gramEnd"/>
      <w:r w:rsidRPr="00994E45">
        <w:rPr>
          <w:rFonts w:asciiTheme="minorHAnsi" w:hAnsiTheme="minorHAnsi" w:cstheme="minorHAnsi"/>
        </w:rPr>
        <w:t xml:space="preserve"> </w:t>
      </w:r>
      <w:r>
        <w:rPr>
          <w:rFonts w:asciiTheme="minorHAnsi" w:hAnsiTheme="minorHAnsi" w:cstheme="minorHAnsi"/>
        </w:rPr>
        <w:t>HIGH LEVEL REQUIREMENT</w:t>
      </w:r>
      <w:bookmarkEnd w:id="26"/>
    </w:p>
    <w:p w:rsidR="00953671" w:rsidRPr="00B3341B" w:rsidRDefault="00953671" w:rsidP="00953671">
      <w:pPr>
        <w:pStyle w:val="TableBullet"/>
        <w:tabs>
          <w:tab w:val="clear" w:pos="936"/>
          <w:tab w:val="num" w:pos="576"/>
        </w:tabs>
        <w:rPr>
          <w:rFonts w:asciiTheme="minorHAnsi" w:hAnsiTheme="minorHAnsi" w:cstheme="minorHAnsi"/>
          <w:sz w:val="24"/>
        </w:rPr>
      </w:pPr>
      <w:r w:rsidRPr="00B3341B">
        <w:rPr>
          <w:rFonts w:asciiTheme="minorHAnsi" w:hAnsiTheme="minorHAnsi" w:cstheme="minorHAnsi"/>
          <w:sz w:val="24"/>
        </w:rPr>
        <w:t xml:space="preserve">Analytical Results from Real Time Truck Analytics will be used for </w:t>
      </w:r>
      <w:r w:rsidR="00624F09">
        <w:rPr>
          <w:rFonts w:asciiTheme="minorHAnsi" w:hAnsiTheme="minorHAnsi" w:cstheme="minorHAnsi"/>
          <w:sz w:val="24"/>
        </w:rPr>
        <w:t>three</w:t>
      </w:r>
      <w:r w:rsidR="00624F09" w:rsidRPr="00B3341B">
        <w:rPr>
          <w:rFonts w:asciiTheme="minorHAnsi" w:hAnsiTheme="minorHAnsi" w:cstheme="minorHAnsi"/>
          <w:sz w:val="24"/>
        </w:rPr>
        <w:t xml:space="preserve"> </w:t>
      </w:r>
      <w:r w:rsidRPr="00B3341B">
        <w:rPr>
          <w:rFonts w:asciiTheme="minorHAnsi" w:hAnsiTheme="minorHAnsi" w:cstheme="minorHAnsi"/>
          <w:sz w:val="24"/>
        </w:rPr>
        <w:t xml:space="preserve">reporting </w:t>
      </w:r>
      <w:proofErr w:type="gramStart"/>
      <w:r w:rsidRPr="00B3341B">
        <w:rPr>
          <w:rFonts w:asciiTheme="minorHAnsi" w:hAnsiTheme="minorHAnsi" w:cstheme="minorHAnsi"/>
          <w:sz w:val="24"/>
        </w:rPr>
        <w:t>requirements which</w:t>
      </w:r>
      <w:proofErr w:type="gramEnd"/>
      <w:r w:rsidRPr="00B3341B">
        <w:rPr>
          <w:rFonts w:asciiTheme="minorHAnsi" w:hAnsiTheme="minorHAnsi" w:cstheme="minorHAnsi"/>
          <w:sz w:val="24"/>
        </w:rPr>
        <w:t xml:space="preserve"> are part of 1802. </w:t>
      </w:r>
    </w:p>
    <w:p w:rsidR="00953671" w:rsidRPr="00206E27" w:rsidRDefault="00953671" w:rsidP="00953671">
      <w:pPr>
        <w:pStyle w:val="TableBullet2"/>
        <w:rPr>
          <w:rFonts w:asciiTheme="minorHAnsi" w:hAnsiTheme="minorHAnsi"/>
          <w:sz w:val="24"/>
        </w:rPr>
      </w:pPr>
      <w:r w:rsidRPr="00206E27">
        <w:rPr>
          <w:rFonts w:asciiTheme="minorHAnsi" w:hAnsiTheme="minorHAnsi"/>
          <w:sz w:val="24"/>
        </w:rPr>
        <w:t xml:space="preserve">First Report consists of </w:t>
      </w:r>
      <w:r w:rsidR="00624F09" w:rsidRPr="0076513D">
        <w:rPr>
          <w:rFonts w:asciiTheme="minorHAnsi" w:hAnsiTheme="minorHAnsi"/>
          <w:b/>
          <w:sz w:val="24"/>
        </w:rPr>
        <w:t>Notification History</w:t>
      </w:r>
      <w:r w:rsidRPr="00206E27">
        <w:rPr>
          <w:rFonts w:asciiTheme="minorHAnsi" w:hAnsiTheme="minorHAnsi"/>
          <w:sz w:val="24"/>
        </w:rPr>
        <w:t xml:space="preserve">. </w:t>
      </w:r>
      <w:proofErr w:type="gramStart"/>
      <w:r w:rsidRPr="00206E27">
        <w:rPr>
          <w:rFonts w:asciiTheme="minorHAnsi" w:hAnsiTheme="minorHAnsi"/>
          <w:sz w:val="24"/>
        </w:rPr>
        <w:t xml:space="preserve">There are two Events on which, </w:t>
      </w:r>
      <w:r w:rsidR="00624F09">
        <w:rPr>
          <w:rFonts w:asciiTheme="minorHAnsi" w:hAnsiTheme="minorHAnsi"/>
          <w:sz w:val="24"/>
        </w:rPr>
        <w:t>notification will happen</w:t>
      </w:r>
      <w:r w:rsidRPr="00206E27">
        <w:rPr>
          <w:rFonts w:asciiTheme="minorHAnsi" w:hAnsiTheme="minorHAnsi"/>
          <w:sz w:val="24"/>
        </w:rPr>
        <w:t>.</w:t>
      </w:r>
      <w:proofErr w:type="gramEnd"/>
      <w:r w:rsidRPr="00206E27">
        <w:rPr>
          <w:rFonts w:asciiTheme="minorHAnsi" w:hAnsiTheme="minorHAnsi"/>
          <w:sz w:val="24"/>
        </w:rPr>
        <w:t xml:space="preserve"> The Events are </w:t>
      </w:r>
    </w:p>
    <w:p w:rsidR="00953671" w:rsidRPr="00206E27" w:rsidRDefault="00953671" w:rsidP="00953671">
      <w:pPr>
        <w:pStyle w:val="TableBullet2"/>
        <w:numPr>
          <w:ilvl w:val="2"/>
          <w:numId w:val="2"/>
        </w:numPr>
        <w:rPr>
          <w:rFonts w:asciiTheme="minorHAnsi" w:hAnsiTheme="minorHAnsi"/>
          <w:sz w:val="24"/>
        </w:rPr>
      </w:pPr>
      <w:r w:rsidRPr="00206E27">
        <w:rPr>
          <w:rFonts w:asciiTheme="minorHAnsi" w:hAnsiTheme="minorHAnsi"/>
          <w:sz w:val="24"/>
        </w:rPr>
        <w:t>Event when OSS Log is updated for Customer Notifications</w:t>
      </w:r>
    </w:p>
    <w:p w:rsidR="00953671" w:rsidRPr="00206E27" w:rsidRDefault="00953671" w:rsidP="00953671">
      <w:pPr>
        <w:pStyle w:val="TableBullet2"/>
        <w:numPr>
          <w:ilvl w:val="2"/>
          <w:numId w:val="2"/>
        </w:numPr>
        <w:rPr>
          <w:rFonts w:asciiTheme="minorHAnsi" w:hAnsiTheme="minorHAnsi"/>
          <w:sz w:val="24"/>
        </w:rPr>
      </w:pPr>
      <w:r w:rsidRPr="00206E27">
        <w:rPr>
          <w:rFonts w:asciiTheme="minorHAnsi" w:hAnsiTheme="minorHAnsi"/>
          <w:sz w:val="24"/>
        </w:rPr>
        <w:t>Event when C-BUS is called for sending SMS/e-mail notifications to the Managers</w:t>
      </w:r>
    </w:p>
    <w:p w:rsidR="00953671" w:rsidRDefault="00953671" w:rsidP="00953671">
      <w:pPr>
        <w:pStyle w:val="TableBullet2"/>
        <w:numPr>
          <w:ilvl w:val="0"/>
          <w:numId w:val="0"/>
        </w:numPr>
        <w:ind w:left="2016"/>
        <w:rPr>
          <w:rFonts w:asciiTheme="minorHAnsi" w:hAnsiTheme="minorHAnsi"/>
          <w:sz w:val="24"/>
        </w:rPr>
      </w:pPr>
      <w:r w:rsidRPr="00206E27">
        <w:rPr>
          <w:rFonts w:asciiTheme="minorHAnsi" w:hAnsiTheme="minorHAnsi"/>
          <w:sz w:val="24"/>
        </w:rPr>
        <w:t>A nightly job will be scheduled which will send the daily report via DMaaP Data Router.</w:t>
      </w:r>
    </w:p>
    <w:p w:rsidR="00624F09" w:rsidRPr="00206E27" w:rsidRDefault="00624F09" w:rsidP="00953671">
      <w:pPr>
        <w:pStyle w:val="TableBullet2"/>
        <w:numPr>
          <w:ilvl w:val="0"/>
          <w:numId w:val="0"/>
        </w:numPr>
        <w:ind w:left="2016"/>
        <w:rPr>
          <w:rFonts w:asciiTheme="minorHAnsi" w:hAnsiTheme="minorHAnsi"/>
          <w:sz w:val="24"/>
        </w:rPr>
      </w:pPr>
    </w:p>
    <w:p w:rsidR="00624F09" w:rsidRPr="00206E27" w:rsidRDefault="00624F09" w:rsidP="00624F09">
      <w:pPr>
        <w:pStyle w:val="TableBullet2"/>
        <w:rPr>
          <w:rFonts w:asciiTheme="minorHAnsi" w:hAnsiTheme="minorHAnsi"/>
          <w:sz w:val="24"/>
        </w:rPr>
      </w:pPr>
      <w:r>
        <w:rPr>
          <w:rFonts w:asciiTheme="minorHAnsi" w:hAnsiTheme="minorHAnsi"/>
          <w:sz w:val="24"/>
        </w:rPr>
        <w:t>Second</w:t>
      </w:r>
      <w:r w:rsidRPr="00206E27">
        <w:rPr>
          <w:rFonts w:asciiTheme="minorHAnsi" w:hAnsiTheme="minorHAnsi"/>
          <w:sz w:val="24"/>
        </w:rPr>
        <w:t xml:space="preserve"> Report consists of the </w:t>
      </w:r>
      <w:r w:rsidRPr="0076513D">
        <w:rPr>
          <w:rFonts w:asciiTheme="minorHAnsi" w:hAnsiTheme="minorHAnsi"/>
          <w:b/>
          <w:sz w:val="24"/>
        </w:rPr>
        <w:t>Efficiency Report</w:t>
      </w:r>
      <w:r w:rsidRPr="00206E27">
        <w:rPr>
          <w:rFonts w:asciiTheme="minorHAnsi" w:hAnsiTheme="minorHAnsi"/>
          <w:sz w:val="24"/>
        </w:rPr>
        <w:t xml:space="preserve">, which </w:t>
      </w:r>
      <w:r>
        <w:rPr>
          <w:rFonts w:asciiTheme="minorHAnsi" w:hAnsiTheme="minorHAnsi"/>
          <w:sz w:val="24"/>
        </w:rPr>
        <w:t>will have Idle Time data of a</w:t>
      </w:r>
      <w:r w:rsidR="00954F49">
        <w:rPr>
          <w:rFonts w:asciiTheme="minorHAnsi" w:hAnsiTheme="minorHAnsi"/>
          <w:sz w:val="24"/>
        </w:rPr>
        <w:t>l</w:t>
      </w:r>
      <w:r>
        <w:rPr>
          <w:rFonts w:asciiTheme="minorHAnsi" w:hAnsiTheme="minorHAnsi"/>
          <w:sz w:val="24"/>
        </w:rPr>
        <w:t>l Trucks/Technicians for Entire day.</w:t>
      </w:r>
      <w:r w:rsidR="00954F49" w:rsidRPr="00954F49">
        <w:rPr>
          <w:rFonts w:asciiTheme="minorHAnsi" w:hAnsiTheme="minorHAnsi"/>
          <w:sz w:val="24"/>
        </w:rPr>
        <w:t xml:space="preserve"> </w:t>
      </w:r>
      <w:r w:rsidR="00954F49">
        <w:rPr>
          <w:rFonts w:asciiTheme="minorHAnsi" w:hAnsiTheme="minorHAnsi"/>
          <w:sz w:val="24"/>
        </w:rPr>
        <w:t xml:space="preserve">Currently </w:t>
      </w:r>
      <w:proofErr w:type="gramStart"/>
      <w:r w:rsidR="00954F49">
        <w:rPr>
          <w:rFonts w:asciiTheme="minorHAnsi" w:hAnsiTheme="minorHAnsi"/>
          <w:sz w:val="24"/>
        </w:rPr>
        <w:t>same</w:t>
      </w:r>
      <w:proofErr w:type="gramEnd"/>
      <w:r w:rsidR="00954F49">
        <w:rPr>
          <w:rFonts w:asciiTheme="minorHAnsi" w:hAnsiTheme="minorHAnsi"/>
          <w:sz w:val="24"/>
        </w:rPr>
        <w:t xml:space="preserve"> is</w:t>
      </w:r>
      <w:r w:rsidR="00954F49" w:rsidRPr="00206E27">
        <w:rPr>
          <w:rFonts w:asciiTheme="minorHAnsi" w:hAnsiTheme="minorHAnsi"/>
          <w:sz w:val="24"/>
        </w:rPr>
        <w:t xml:space="preserve"> being calculated currently as part of Real Time Truck analytics</w:t>
      </w:r>
      <w:r w:rsidR="00954F49">
        <w:rPr>
          <w:rFonts w:asciiTheme="minorHAnsi" w:hAnsiTheme="minorHAnsi"/>
          <w:sz w:val="24"/>
        </w:rPr>
        <w:t xml:space="preserve"> and is also seen on </w:t>
      </w:r>
      <w:r w:rsidR="00BA68B3" w:rsidRPr="004F2A12">
        <w:rPr>
          <w:rFonts w:asciiTheme="minorHAnsi" w:hAnsiTheme="minorHAnsi"/>
          <w:sz w:val="24"/>
          <w:highlight w:val="yellow"/>
        </w:rPr>
        <w:t>“Idle Time”</w:t>
      </w:r>
      <w:r w:rsidR="00BA68B3">
        <w:rPr>
          <w:rFonts w:asciiTheme="minorHAnsi" w:hAnsiTheme="minorHAnsi"/>
          <w:sz w:val="24"/>
        </w:rPr>
        <w:t xml:space="preserve"> </w:t>
      </w:r>
      <w:r w:rsidR="00954F49">
        <w:rPr>
          <w:rFonts w:asciiTheme="minorHAnsi" w:hAnsiTheme="minorHAnsi"/>
          <w:sz w:val="24"/>
        </w:rPr>
        <w:t>tab of UI</w:t>
      </w:r>
      <w:r w:rsidR="00954F49" w:rsidRPr="00206E27">
        <w:rPr>
          <w:rFonts w:asciiTheme="minorHAnsi" w:hAnsiTheme="minorHAnsi"/>
          <w:sz w:val="24"/>
        </w:rPr>
        <w:t>.</w:t>
      </w:r>
    </w:p>
    <w:p w:rsidR="00624F09" w:rsidRDefault="00624F09" w:rsidP="00624F09">
      <w:pPr>
        <w:pStyle w:val="TableBullet2"/>
        <w:numPr>
          <w:ilvl w:val="0"/>
          <w:numId w:val="0"/>
        </w:numPr>
        <w:ind w:left="2016"/>
        <w:rPr>
          <w:rFonts w:asciiTheme="minorHAnsi" w:hAnsiTheme="minorHAnsi"/>
          <w:sz w:val="24"/>
        </w:rPr>
      </w:pPr>
      <w:r w:rsidRPr="00206E27">
        <w:rPr>
          <w:rFonts w:asciiTheme="minorHAnsi" w:hAnsiTheme="minorHAnsi"/>
          <w:sz w:val="24"/>
        </w:rPr>
        <w:t>A nightly job will be scheduled which will send the daily report via DMaaP Data Router.</w:t>
      </w:r>
    </w:p>
    <w:p w:rsidR="00624F09" w:rsidRPr="00206E27" w:rsidRDefault="00624F09" w:rsidP="00624F09">
      <w:pPr>
        <w:pStyle w:val="TableBullet2"/>
        <w:numPr>
          <w:ilvl w:val="0"/>
          <w:numId w:val="0"/>
        </w:numPr>
        <w:ind w:left="2016"/>
        <w:rPr>
          <w:rFonts w:asciiTheme="minorHAnsi" w:hAnsiTheme="minorHAnsi"/>
          <w:sz w:val="24"/>
        </w:rPr>
      </w:pPr>
    </w:p>
    <w:p w:rsidR="00953671" w:rsidRPr="00206E27" w:rsidRDefault="00624F09" w:rsidP="00953671">
      <w:pPr>
        <w:pStyle w:val="TableBullet2"/>
        <w:rPr>
          <w:rFonts w:asciiTheme="minorHAnsi" w:hAnsiTheme="minorHAnsi"/>
          <w:sz w:val="24"/>
        </w:rPr>
      </w:pPr>
      <w:r>
        <w:rPr>
          <w:rFonts w:asciiTheme="minorHAnsi" w:hAnsiTheme="minorHAnsi"/>
          <w:sz w:val="24"/>
        </w:rPr>
        <w:t>Third</w:t>
      </w:r>
      <w:r w:rsidRPr="00206E27">
        <w:rPr>
          <w:rFonts w:asciiTheme="minorHAnsi" w:hAnsiTheme="minorHAnsi"/>
          <w:sz w:val="24"/>
        </w:rPr>
        <w:t xml:space="preserve"> </w:t>
      </w:r>
      <w:r w:rsidR="00953671" w:rsidRPr="00206E27">
        <w:rPr>
          <w:rFonts w:asciiTheme="minorHAnsi" w:hAnsiTheme="minorHAnsi"/>
          <w:sz w:val="24"/>
        </w:rPr>
        <w:t>Report consists of the ‘Real Time Truck Analytics’ Tool Usage history. As part of the 1712 requirements of ‘Real Time Truck Analytics’, its Database has the history of users login and logout timings. This data will form the data required for ‘</w:t>
      </w:r>
      <w:r w:rsidR="00953671" w:rsidRPr="00206E27">
        <w:rPr>
          <w:rFonts w:asciiTheme="minorHAnsi" w:hAnsiTheme="minorHAnsi"/>
          <w:b/>
          <w:bCs/>
          <w:sz w:val="24"/>
        </w:rPr>
        <w:t>User Activity Logs’.</w:t>
      </w:r>
      <w:r w:rsidR="00953671" w:rsidRPr="00206E27">
        <w:rPr>
          <w:rFonts w:asciiTheme="minorHAnsi" w:hAnsiTheme="minorHAnsi"/>
          <w:sz w:val="24"/>
        </w:rPr>
        <w:t xml:space="preserve"> A nightly job will be scheduled which will send the daily report of user activity logs via DMaaP Data Router.</w:t>
      </w:r>
    </w:p>
    <w:p w:rsidR="00953671" w:rsidRPr="007A32A0" w:rsidRDefault="00953671" w:rsidP="00953671">
      <w:pPr>
        <w:pStyle w:val="TableBullet"/>
        <w:tabs>
          <w:tab w:val="clear" w:pos="936"/>
          <w:tab w:val="num" w:pos="576"/>
        </w:tabs>
        <w:rPr>
          <w:rFonts w:asciiTheme="minorHAnsi" w:hAnsiTheme="minorHAnsi" w:cstheme="minorHAnsi"/>
          <w:sz w:val="24"/>
        </w:rPr>
      </w:pPr>
      <w:r w:rsidRPr="007A32A0">
        <w:rPr>
          <w:rFonts w:asciiTheme="minorHAnsi" w:hAnsiTheme="minorHAnsi" w:cstheme="minorHAnsi"/>
          <w:sz w:val="24"/>
        </w:rPr>
        <w:t xml:space="preserve">Requirement to send some key information to CSI WFAC OSSLOG when Technician arrives at Customer Premise or within </w:t>
      </w:r>
      <w:r w:rsidR="00624F09">
        <w:rPr>
          <w:rFonts w:asciiTheme="minorHAnsi" w:hAnsiTheme="minorHAnsi" w:cstheme="minorHAnsi"/>
          <w:sz w:val="24"/>
        </w:rPr>
        <w:t>X distance</w:t>
      </w:r>
      <w:r w:rsidRPr="007A32A0">
        <w:rPr>
          <w:rFonts w:asciiTheme="minorHAnsi" w:hAnsiTheme="minorHAnsi" w:cstheme="minorHAnsi"/>
          <w:sz w:val="24"/>
        </w:rPr>
        <w:t xml:space="preserve"> and </w:t>
      </w:r>
      <w:proofErr w:type="gramStart"/>
      <w:r w:rsidR="00624F09">
        <w:rPr>
          <w:rFonts w:asciiTheme="minorHAnsi" w:hAnsiTheme="minorHAnsi" w:cstheme="minorHAnsi"/>
          <w:sz w:val="24"/>
        </w:rPr>
        <w:t>( while</w:t>
      </w:r>
      <w:proofErr w:type="gramEnd"/>
      <w:r w:rsidR="00624F09">
        <w:rPr>
          <w:rFonts w:asciiTheme="minorHAnsi" w:hAnsiTheme="minorHAnsi" w:cstheme="minorHAnsi"/>
          <w:sz w:val="24"/>
        </w:rPr>
        <w:t xml:space="preserve"> at premise, </w:t>
      </w:r>
      <w:r w:rsidRPr="007A32A0">
        <w:rPr>
          <w:rFonts w:asciiTheme="minorHAnsi" w:hAnsiTheme="minorHAnsi" w:cstheme="minorHAnsi"/>
          <w:sz w:val="24"/>
        </w:rPr>
        <w:t>turns off his vehicle’s engine</w:t>
      </w:r>
      <w:r w:rsidR="00624F09">
        <w:rPr>
          <w:rFonts w:asciiTheme="minorHAnsi" w:hAnsiTheme="minorHAnsi" w:cstheme="minorHAnsi"/>
          <w:sz w:val="24"/>
        </w:rPr>
        <w:t xml:space="preserve"> or subsequently moves lesser than location variance)</w:t>
      </w:r>
      <w:r w:rsidRPr="007A32A0">
        <w:rPr>
          <w:rFonts w:asciiTheme="minorHAnsi" w:hAnsiTheme="minorHAnsi" w:cstheme="minorHAnsi"/>
          <w:sz w:val="24"/>
        </w:rPr>
        <w:t>. Requirement is to Transmit “TOP: TECH ON PREM” customer “</w:t>
      </w:r>
      <w:r w:rsidR="00D75148" w:rsidRPr="00636B24">
        <w:rPr>
          <w:rFonts w:asciiTheme="minorHAnsi" w:hAnsiTheme="minorHAnsi" w:cstheme="minorHAnsi"/>
          <w:sz w:val="24"/>
        </w:rPr>
        <w:t>CUSTOMER_</w:t>
      </w:r>
      <w:proofErr w:type="gramStart"/>
      <w:r w:rsidR="00D75148" w:rsidRPr="00636B24">
        <w:rPr>
          <w:rFonts w:asciiTheme="minorHAnsi" w:hAnsiTheme="minorHAnsi" w:cstheme="minorHAnsi"/>
          <w:sz w:val="24"/>
        </w:rPr>
        <w:t>REMARK</w:t>
      </w:r>
      <w:r w:rsidR="00D75148" w:rsidRPr="007A32A0" w:rsidDel="00D75148">
        <w:rPr>
          <w:rFonts w:asciiTheme="minorHAnsi" w:hAnsiTheme="minorHAnsi" w:cstheme="minorHAnsi"/>
          <w:sz w:val="24"/>
        </w:rPr>
        <w:t xml:space="preserve"> </w:t>
      </w:r>
      <w:r w:rsidRPr="007A32A0">
        <w:rPr>
          <w:rFonts w:asciiTheme="minorHAnsi" w:hAnsiTheme="minorHAnsi" w:cstheme="minorHAnsi"/>
          <w:sz w:val="24"/>
        </w:rPr>
        <w:t>”</w:t>
      </w:r>
      <w:proofErr w:type="gramEnd"/>
      <w:r w:rsidRPr="007A32A0">
        <w:rPr>
          <w:rFonts w:asciiTheme="minorHAnsi" w:hAnsiTheme="minorHAnsi" w:cstheme="minorHAnsi"/>
          <w:sz w:val="24"/>
        </w:rPr>
        <w:t xml:space="preserve"> remark to WFAC OSSLOG.</w:t>
      </w:r>
    </w:p>
    <w:p w:rsidR="00953671" w:rsidRPr="007A32A0" w:rsidRDefault="00953671" w:rsidP="00953671">
      <w:pPr>
        <w:pStyle w:val="TableBullet2"/>
        <w:rPr>
          <w:rFonts w:asciiTheme="minorHAnsi" w:hAnsiTheme="minorHAnsi" w:cstheme="minorHAnsi"/>
          <w:sz w:val="28"/>
        </w:rPr>
      </w:pPr>
      <w:r w:rsidRPr="007A32A0">
        <w:rPr>
          <w:rFonts w:asciiTheme="minorHAnsi" w:hAnsiTheme="minorHAnsi"/>
          <w:sz w:val="24"/>
        </w:rPr>
        <w:t xml:space="preserve">Requirement is to Trigger the TOP notification only once per technician working for a </w:t>
      </w:r>
      <w:proofErr w:type="spellStart"/>
      <w:r w:rsidRPr="007A32A0">
        <w:rPr>
          <w:rFonts w:asciiTheme="minorHAnsi" w:hAnsiTheme="minorHAnsi"/>
          <w:sz w:val="24"/>
        </w:rPr>
        <w:t>JobID</w:t>
      </w:r>
      <w:proofErr w:type="spellEnd"/>
      <w:r w:rsidRPr="007A32A0">
        <w:rPr>
          <w:rFonts w:asciiTheme="minorHAnsi" w:hAnsiTheme="minorHAnsi"/>
          <w:sz w:val="24"/>
        </w:rPr>
        <w:t xml:space="preserve">. This means that if the TOP notification is sent when a Technician arrives at Premise for a Job (WRID) , then no need to send the TOP notification again if the same technician returns the same premise for Same Job (WRID) </w:t>
      </w:r>
    </w:p>
    <w:p w:rsidR="00953671" w:rsidRPr="00E9365A" w:rsidRDefault="00953671" w:rsidP="00953671">
      <w:pPr>
        <w:pStyle w:val="TableBullet2"/>
        <w:numPr>
          <w:ilvl w:val="0"/>
          <w:numId w:val="0"/>
        </w:numPr>
        <w:ind w:left="2016"/>
        <w:rPr>
          <w:rFonts w:asciiTheme="minorHAnsi" w:hAnsiTheme="minorHAnsi" w:cstheme="minorHAnsi"/>
          <w:sz w:val="22"/>
        </w:rPr>
      </w:pPr>
      <w:proofErr w:type="gramStart"/>
      <w:r w:rsidRPr="007A32A0">
        <w:rPr>
          <w:rFonts w:asciiTheme="minorHAnsi" w:hAnsiTheme="minorHAnsi"/>
          <w:sz w:val="24"/>
        </w:rPr>
        <w:t>However</w:t>
      </w:r>
      <w:proofErr w:type="gramEnd"/>
      <w:r w:rsidRPr="007A32A0">
        <w:rPr>
          <w:rFonts w:asciiTheme="minorHAnsi" w:hAnsiTheme="minorHAnsi"/>
          <w:sz w:val="24"/>
        </w:rPr>
        <w:t xml:space="preserve"> a different technician may be dispatched for the above job ID (WRID), then upon arrival of second technician for same </w:t>
      </w:r>
      <w:proofErr w:type="spellStart"/>
      <w:r w:rsidRPr="007A32A0">
        <w:rPr>
          <w:rFonts w:asciiTheme="minorHAnsi" w:hAnsiTheme="minorHAnsi"/>
          <w:sz w:val="24"/>
        </w:rPr>
        <w:t>JobID</w:t>
      </w:r>
      <w:proofErr w:type="spellEnd"/>
      <w:r w:rsidRPr="007A32A0">
        <w:rPr>
          <w:rFonts w:asciiTheme="minorHAnsi" w:hAnsiTheme="minorHAnsi"/>
          <w:sz w:val="24"/>
        </w:rPr>
        <w:t>, the TOP notification should be sent.</w:t>
      </w:r>
      <w:r>
        <w:br/>
      </w:r>
      <w:r>
        <w:br/>
      </w:r>
    </w:p>
    <w:p w:rsidR="00953671" w:rsidRDefault="00953671" w:rsidP="00953671"/>
    <w:p w:rsidR="00953671" w:rsidRPr="003125FB" w:rsidRDefault="00953671" w:rsidP="00953671">
      <w:pPr>
        <w:rPr>
          <w:rFonts w:asciiTheme="minorHAnsi" w:hAnsiTheme="minorHAnsi" w:cstheme="minorHAnsi"/>
          <w:b/>
          <w:caps/>
          <w:sz w:val="22"/>
          <w:u w:val="single"/>
        </w:rPr>
      </w:pPr>
      <w:r w:rsidRPr="003125FB">
        <w:rPr>
          <w:rFonts w:asciiTheme="minorHAnsi" w:hAnsiTheme="minorHAnsi" w:cstheme="minorHAnsi"/>
          <w:b/>
          <w:caps/>
          <w:sz w:val="22"/>
        </w:rPr>
        <w:t xml:space="preserve">Section </w:t>
      </w:r>
      <w:proofErr w:type="gramStart"/>
      <w:r>
        <w:rPr>
          <w:rFonts w:asciiTheme="minorHAnsi" w:hAnsiTheme="minorHAnsi" w:cstheme="minorHAnsi"/>
          <w:b/>
          <w:caps/>
          <w:sz w:val="22"/>
        </w:rPr>
        <w:t>3</w:t>
      </w:r>
      <w:r w:rsidRPr="003125FB">
        <w:rPr>
          <w:rFonts w:asciiTheme="minorHAnsi" w:hAnsiTheme="minorHAnsi" w:cstheme="minorHAnsi"/>
          <w:b/>
          <w:caps/>
          <w:sz w:val="22"/>
        </w:rPr>
        <w:t xml:space="preserve"> :</w:t>
      </w:r>
      <w:proofErr w:type="gramEnd"/>
      <w:r w:rsidRPr="003125FB">
        <w:rPr>
          <w:rFonts w:asciiTheme="minorHAnsi" w:hAnsiTheme="minorHAnsi" w:cstheme="minorHAnsi"/>
          <w:b/>
          <w:caps/>
          <w:sz w:val="22"/>
        </w:rPr>
        <w:t xml:space="preserve"> Abbreviation Used</w:t>
      </w:r>
      <w:r>
        <w:rPr>
          <w:rFonts w:asciiTheme="minorHAnsi" w:hAnsiTheme="minorHAnsi" w:cstheme="minorHAnsi"/>
          <w:b/>
          <w:caps/>
          <w:sz w:val="22"/>
          <w:u w:val="single"/>
        </w:rPr>
        <w:t xml:space="preserve"> </w:t>
      </w:r>
    </w:p>
    <w:p w:rsidR="00953671" w:rsidRDefault="00953671" w:rsidP="00953671">
      <w:pPr>
        <w:rPr>
          <w:rFonts w:asciiTheme="minorHAnsi" w:hAnsiTheme="minorHAnsi" w:cstheme="minorHAnsi"/>
          <w:b/>
          <w:sz w:val="22"/>
          <w:u w:val="single"/>
        </w:rPr>
      </w:pPr>
    </w:p>
    <w:tbl>
      <w:tblPr>
        <w:tblStyle w:val="TableGrid"/>
        <w:tblW w:w="0" w:type="auto"/>
        <w:tblInd w:w="1278" w:type="dxa"/>
        <w:tblLook w:val="04A0" w:firstRow="1" w:lastRow="0" w:firstColumn="1" w:lastColumn="0" w:noHBand="0" w:noVBand="1"/>
      </w:tblPr>
      <w:tblGrid>
        <w:gridCol w:w="3342"/>
        <w:gridCol w:w="4396"/>
      </w:tblGrid>
      <w:tr w:rsidR="00953671" w:rsidTr="00154511">
        <w:tc>
          <w:tcPr>
            <w:tcW w:w="3342" w:type="dxa"/>
            <w:tcBorders>
              <w:top w:val="single" w:sz="4" w:space="0" w:color="auto"/>
              <w:left w:val="single" w:sz="4" w:space="0" w:color="auto"/>
              <w:bottom w:val="single" w:sz="4" w:space="0" w:color="auto"/>
              <w:right w:val="single" w:sz="4" w:space="0" w:color="auto"/>
            </w:tcBorders>
            <w:hideMark/>
          </w:tcPr>
          <w:p w:rsidR="00953671" w:rsidRDefault="00953671" w:rsidP="00E52F44">
            <w:pPr>
              <w:pStyle w:val="InstructionalText"/>
              <w:tabs>
                <w:tab w:val="left" w:pos="720"/>
              </w:tabs>
              <w:rPr>
                <w:rFonts w:asciiTheme="minorHAnsi" w:hAnsiTheme="minorHAnsi" w:cstheme="minorHAnsi"/>
                <w:i w:val="0"/>
                <w:sz w:val="22"/>
              </w:rPr>
            </w:pPr>
            <w:r w:rsidRPr="00531A7A">
              <w:rPr>
                <w:rFonts w:asciiTheme="minorHAnsi" w:eastAsia="Calibri" w:hAnsiTheme="minorHAnsi" w:cstheme="minorHAnsi"/>
                <w:b/>
                <w:i w:val="0"/>
                <w:color w:val="auto"/>
                <w:sz w:val="22"/>
              </w:rPr>
              <w:t>UI</w:t>
            </w:r>
          </w:p>
        </w:tc>
        <w:tc>
          <w:tcPr>
            <w:tcW w:w="4396" w:type="dxa"/>
            <w:tcBorders>
              <w:top w:val="single" w:sz="4" w:space="0" w:color="auto"/>
              <w:left w:val="single" w:sz="4" w:space="0" w:color="auto"/>
              <w:bottom w:val="single" w:sz="4" w:space="0" w:color="auto"/>
              <w:right w:val="single" w:sz="4" w:space="0" w:color="auto"/>
            </w:tcBorders>
            <w:hideMark/>
          </w:tcPr>
          <w:p w:rsidR="00953671" w:rsidRDefault="00953671" w:rsidP="00E52F44">
            <w:pPr>
              <w:pStyle w:val="InstructionalText"/>
              <w:tabs>
                <w:tab w:val="left" w:pos="720"/>
              </w:tabs>
              <w:rPr>
                <w:rFonts w:asciiTheme="minorHAnsi" w:eastAsia="Calibri" w:hAnsiTheme="minorHAnsi" w:cstheme="minorHAnsi"/>
                <w:b/>
                <w:i w:val="0"/>
                <w:color w:val="auto"/>
                <w:sz w:val="22"/>
              </w:rPr>
            </w:pPr>
            <w:r>
              <w:rPr>
                <w:rFonts w:asciiTheme="minorHAnsi" w:eastAsia="Calibri" w:hAnsiTheme="minorHAnsi" w:cstheme="minorHAnsi"/>
                <w:b/>
                <w:i w:val="0"/>
                <w:color w:val="auto"/>
                <w:sz w:val="22"/>
              </w:rPr>
              <w:t>User Interface</w:t>
            </w:r>
          </w:p>
        </w:tc>
      </w:tr>
      <w:tr w:rsidR="00953671" w:rsidTr="00154511">
        <w:tc>
          <w:tcPr>
            <w:tcW w:w="3342" w:type="dxa"/>
            <w:tcBorders>
              <w:top w:val="single" w:sz="4" w:space="0" w:color="auto"/>
              <w:left w:val="single" w:sz="4" w:space="0" w:color="auto"/>
              <w:bottom w:val="single" w:sz="4" w:space="0" w:color="auto"/>
              <w:right w:val="single" w:sz="4" w:space="0" w:color="auto"/>
            </w:tcBorders>
            <w:hideMark/>
          </w:tcPr>
          <w:p w:rsidR="00953671" w:rsidRDefault="00953671" w:rsidP="00E52F44">
            <w:pPr>
              <w:pStyle w:val="InstructionalText"/>
              <w:tabs>
                <w:tab w:val="left" w:pos="720"/>
              </w:tabs>
              <w:rPr>
                <w:rFonts w:asciiTheme="minorHAnsi" w:eastAsia="Calibri" w:hAnsiTheme="minorHAnsi" w:cstheme="minorHAnsi"/>
                <w:b/>
                <w:i w:val="0"/>
                <w:color w:val="auto"/>
                <w:sz w:val="22"/>
              </w:rPr>
            </w:pPr>
            <w:r>
              <w:rPr>
                <w:rFonts w:asciiTheme="minorHAnsi" w:eastAsia="Calibri" w:hAnsiTheme="minorHAnsi" w:cstheme="minorHAnsi"/>
                <w:b/>
                <w:i w:val="0"/>
                <w:color w:val="auto"/>
                <w:sz w:val="22"/>
              </w:rPr>
              <w:t>REST API</w:t>
            </w:r>
          </w:p>
        </w:tc>
        <w:tc>
          <w:tcPr>
            <w:tcW w:w="4396" w:type="dxa"/>
            <w:tcBorders>
              <w:top w:val="single" w:sz="4" w:space="0" w:color="auto"/>
              <w:left w:val="single" w:sz="4" w:space="0" w:color="auto"/>
              <w:bottom w:val="single" w:sz="4" w:space="0" w:color="auto"/>
              <w:right w:val="single" w:sz="4" w:space="0" w:color="auto"/>
            </w:tcBorders>
            <w:hideMark/>
          </w:tcPr>
          <w:p w:rsidR="00953671" w:rsidRDefault="00953671" w:rsidP="00E52F44">
            <w:pPr>
              <w:pStyle w:val="InstructionalText"/>
              <w:tabs>
                <w:tab w:val="left" w:pos="720"/>
              </w:tabs>
              <w:rPr>
                <w:rFonts w:asciiTheme="minorHAnsi" w:eastAsia="Calibri" w:hAnsiTheme="minorHAnsi" w:cstheme="minorHAnsi"/>
                <w:b/>
                <w:i w:val="0"/>
                <w:color w:val="auto"/>
                <w:sz w:val="22"/>
              </w:rPr>
            </w:pPr>
            <w:r>
              <w:rPr>
                <w:rFonts w:asciiTheme="minorHAnsi" w:eastAsia="Calibri" w:hAnsiTheme="minorHAnsi" w:cstheme="minorHAnsi"/>
                <w:b/>
                <w:i w:val="0"/>
                <w:color w:val="auto"/>
                <w:sz w:val="22"/>
              </w:rPr>
              <w:t xml:space="preserve">Rest </w:t>
            </w:r>
          </w:p>
        </w:tc>
      </w:tr>
      <w:tr w:rsidR="00953671" w:rsidTr="00154511">
        <w:tc>
          <w:tcPr>
            <w:tcW w:w="3342" w:type="dxa"/>
            <w:tcBorders>
              <w:top w:val="single" w:sz="4" w:space="0" w:color="auto"/>
              <w:left w:val="single" w:sz="4" w:space="0" w:color="auto"/>
              <w:bottom w:val="single" w:sz="4" w:space="0" w:color="auto"/>
              <w:right w:val="single" w:sz="4" w:space="0" w:color="auto"/>
            </w:tcBorders>
          </w:tcPr>
          <w:p w:rsidR="00953671" w:rsidRDefault="00953671" w:rsidP="00E52F44">
            <w:pPr>
              <w:pStyle w:val="InstructionalText"/>
              <w:tabs>
                <w:tab w:val="left" w:pos="720"/>
              </w:tabs>
              <w:rPr>
                <w:rFonts w:asciiTheme="minorHAnsi" w:eastAsia="Calibri" w:hAnsiTheme="minorHAnsi" w:cstheme="minorHAnsi"/>
                <w:b/>
                <w:i w:val="0"/>
                <w:color w:val="auto"/>
                <w:sz w:val="22"/>
              </w:rPr>
            </w:pPr>
            <w:r>
              <w:rPr>
                <w:rFonts w:asciiTheme="minorHAnsi" w:eastAsia="Calibri" w:hAnsiTheme="minorHAnsi" w:cstheme="minorHAnsi"/>
                <w:b/>
                <w:i w:val="0"/>
                <w:color w:val="auto"/>
                <w:sz w:val="22"/>
              </w:rPr>
              <w:t>DMaap</w:t>
            </w:r>
          </w:p>
        </w:tc>
        <w:tc>
          <w:tcPr>
            <w:tcW w:w="4396" w:type="dxa"/>
            <w:tcBorders>
              <w:top w:val="single" w:sz="4" w:space="0" w:color="auto"/>
              <w:left w:val="single" w:sz="4" w:space="0" w:color="auto"/>
              <w:bottom w:val="single" w:sz="4" w:space="0" w:color="auto"/>
              <w:right w:val="single" w:sz="4" w:space="0" w:color="auto"/>
            </w:tcBorders>
          </w:tcPr>
          <w:p w:rsidR="00953671" w:rsidRDefault="00953671" w:rsidP="00E52F44">
            <w:pPr>
              <w:pStyle w:val="InstructionalText"/>
              <w:tabs>
                <w:tab w:val="left" w:pos="720"/>
              </w:tabs>
              <w:rPr>
                <w:rFonts w:asciiTheme="minorHAnsi" w:eastAsia="Calibri" w:hAnsiTheme="minorHAnsi" w:cstheme="minorHAnsi"/>
                <w:b/>
                <w:i w:val="0"/>
                <w:color w:val="auto"/>
                <w:sz w:val="22"/>
              </w:rPr>
            </w:pPr>
            <w:r>
              <w:rPr>
                <w:rFonts w:asciiTheme="minorHAnsi" w:eastAsia="Calibri" w:hAnsiTheme="minorHAnsi" w:cstheme="minorHAnsi"/>
                <w:b/>
                <w:i w:val="0"/>
                <w:color w:val="auto"/>
                <w:sz w:val="22"/>
              </w:rPr>
              <w:t>Data Movement As A Platform</w:t>
            </w:r>
          </w:p>
        </w:tc>
      </w:tr>
      <w:tr w:rsidR="00953671" w:rsidTr="00154511">
        <w:tc>
          <w:tcPr>
            <w:tcW w:w="3342" w:type="dxa"/>
            <w:tcBorders>
              <w:top w:val="single" w:sz="4" w:space="0" w:color="auto"/>
              <w:left w:val="single" w:sz="4" w:space="0" w:color="auto"/>
              <w:bottom w:val="single" w:sz="4" w:space="0" w:color="auto"/>
              <w:right w:val="single" w:sz="4" w:space="0" w:color="auto"/>
            </w:tcBorders>
          </w:tcPr>
          <w:p w:rsidR="00953671" w:rsidRDefault="00953671" w:rsidP="00E52F44">
            <w:pPr>
              <w:pStyle w:val="InstructionalText"/>
              <w:tabs>
                <w:tab w:val="left" w:pos="720"/>
              </w:tabs>
              <w:rPr>
                <w:rFonts w:asciiTheme="minorHAnsi" w:eastAsia="Calibri" w:hAnsiTheme="minorHAnsi" w:cstheme="minorHAnsi"/>
                <w:b/>
                <w:i w:val="0"/>
                <w:color w:val="auto"/>
                <w:sz w:val="22"/>
              </w:rPr>
            </w:pPr>
            <w:r>
              <w:rPr>
                <w:rFonts w:asciiTheme="minorHAnsi" w:eastAsia="Calibri" w:hAnsiTheme="minorHAnsi" w:cstheme="minorHAnsi"/>
                <w:b/>
                <w:i w:val="0"/>
                <w:color w:val="auto"/>
                <w:sz w:val="22"/>
              </w:rPr>
              <w:t>RTTA</w:t>
            </w:r>
          </w:p>
        </w:tc>
        <w:tc>
          <w:tcPr>
            <w:tcW w:w="4396" w:type="dxa"/>
            <w:tcBorders>
              <w:top w:val="single" w:sz="4" w:space="0" w:color="auto"/>
              <w:left w:val="single" w:sz="4" w:space="0" w:color="auto"/>
              <w:bottom w:val="single" w:sz="4" w:space="0" w:color="auto"/>
              <w:right w:val="single" w:sz="4" w:space="0" w:color="auto"/>
            </w:tcBorders>
          </w:tcPr>
          <w:p w:rsidR="00953671" w:rsidRDefault="00953671" w:rsidP="00E52F44">
            <w:pPr>
              <w:pStyle w:val="InstructionalText"/>
              <w:tabs>
                <w:tab w:val="left" w:pos="720"/>
              </w:tabs>
              <w:rPr>
                <w:rFonts w:asciiTheme="minorHAnsi" w:eastAsia="Calibri" w:hAnsiTheme="minorHAnsi" w:cstheme="minorHAnsi"/>
                <w:b/>
                <w:i w:val="0"/>
                <w:color w:val="auto"/>
                <w:sz w:val="22"/>
              </w:rPr>
            </w:pPr>
            <w:r>
              <w:rPr>
                <w:rFonts w:asciiTheme="minorHAnsi" w:eastAsia="Calibri" w:hAnsiTheme="minorHAnsi" w:cstheme="minorHAnsi"/>
                <w:b/>
                <w:i w:val="0"/>
                <w:color w:val="auto"/>
                <w:sz w:val="22"/>
              </w:rPr>
              <w:t>Real Time Truck Analytics</w:t>
            </w:r>
          </w:p>
        </w:tc>
      </w:tr>
    </w:tbl>
    <w:p w:rsidR="00953671" w:rsidRPr="004267F0" w:rsidRDefault="00154511" w:rsidP="00953671">
      <w:pPr>
        <w:pStyle w:val="Heading2"/>
        <w:ind w:firstLine="720"/>
        <w:rPr>
          <w:rFonts w:asciiTheme="minorHAnsi" w:hAnsiTheme="minorHAnsi" w:cstheme="minorHAnsi"/>
          <w:bCs w:val="0"/>
          <w:caps/>
          <w:kern w:val="0"/>
          <w:sz w:val="22"/>
          <w:szCs w:val="20"/>
        </w:rPr>
      </w:pPr>
      <w:bookmarkStart w:id="27" w:name="_Toc502860898"/>
      <w:r>
        <w:rPr>
          <w:rFonts w:asciiTheme="minorHAnsi" w:hAnsiTheme="minorHAnsi" w:cstheme="minorHAnsi"/>
        </w:rPr>
        <w:t>SECTION 3</w:t>
      </w:r>
      <w:r w:rsidRPr="00994E45">
        <w:rPr>
          <w:rFonts w:asciiTheme="minorHAnsi" w:hAnsiTheme="minorHAnsi" w:cstheme="minorHAnsi"/>
        </w:rPr>
        <w:t xml:space="preserve">: </w:t>
      </w:r>
      <w:r w:rsidR="00953671" w:rsidRPr="004267F0">
        <w:rPr>
          <w:rFonts w:asciiTheme="minorHAnsi" w:hAnsiTheme="minorHAnsi" w:cstheme="minorHAnsi"/>
          <w:bCs w:val="0"/>
          <w:caps/>
          <w:kern w:val="0"/>
          <w:sz w:val="22"/>
          <w:szCs w:val="20"/>
        </w:rPr>
        <w:t>Synonyms</w:t>
      </w:r>
      <w:bookmarkEnd w:id="27"/>
    </w:p>
    <w:p w:rsidR="00953671" w:rsidRPr="00677726" w:rsidRDefault="00953671" w:rsidP="00677726">
      <w:pPr>
        <w:pStyle w:val="InstructionalText"/>
        <w:tabs>
          <w:tab w:val="left" w:pos="720"/>
        </w:tabs>
        <w:ind w:left="720" w:firstLine="720"/>
        <w:rPr>
          <w:rFonts w:asciiTheme="minorHAnsi" w:eastAsia="Calibri" w:hAnsiTheme="minorHAnsi" w:cstheme="minorHAnsi"/>
          <w:b/>
          <w:i w:val="0"/>
          <w:color w:val="auto"/>
          <w:sz w:val="22"/>
        </w:rPr>
      </w:pPr>
      <w:r w:rsidRPr="00677726">
        <w:rPr>
          <w:rFonts w:asciiTheme="minorHAnsi" w:eastAsia="Calibri" w:hAnsiTheme="minorHAnsi" w:cstheme="minorHAnsi"/>
          <w:b/>
          <w:i w:val="0"/>
          <w:color w:val="auto"/>
          <w:sz w:val="22"/>
        </w:rPr>
        <w:t>Work ID ~ JOB</w:t>
      </w:r>
    </w:p>
    <w:p w:rsidR="00953671" w:rsidRPr="00994E45" w:rsidRDefault="00953671" w:rsidP="00953671">
      <w:pPr>
        <w:pStyle w:val="Heading2"/>
        <w:rPr>
          <w:rFonts w:asciiTheme="minorHAnsi" w:hAnsiTheme="minorHAnsi" w:cstheme="minorHAnsi"/>
        </w:rPr>
      </w:pPr>
      <w:bookmarkStart w:id="28" w:name="_Toc502860899"/>
      <w:r>
        <w:rPr>
          <w:rFonts w:asciiTheme="minorHAnsi" w:hAnsiTheme="minorHAnsi" w:cstheme="minorHAnsi"/>
        </w:rPr>
        <w:t>SECTION 4</w:t>
      </w:r>
      <w:r w:rsidRPr="00994E45">
        <w:rPr>
          <w:rFonts w:asciiTheme="minorHAnsi" w:hAnsiTheme="minorHAnsi" w:cstheme="minorHAnsi"/>
        </w:rPr>
        <w:t xml:space="preserve">: </w:t>
      </w:r>
      <w:r>
        <w:rPr>
          <w:rFonts w:asciiTheme="minorHAnsi" w:hAnsiTheme="minorHAnsi" w:cstheme="minorHAnsi"/>
        </w:rPr>
        <w:t>ARCHITECTURE</w:t>
      </w:r>
      <w:bookmarkEnd w:id="28"/>
      <w:r w:rsidRPr="00994E45">
        <w:rPr>
          <w:rFonts w:asciiTheme="minorHAnsi" w:hAnsiTheme="minorHAnsi" w:cstheme="minorHAnsi"/>
        </w:rPr>
        <w:t xml:space="preserve"> </w:t>
      </w:r>
    </w:p>
    <w:p w:rsidR="00953671" w:rsidRDefault="00953671" w:rsidP="00953671">
      <w:pPr>
        <w:pStyle w:val="Heading2"/>
        <w:numPr>
          <w:ilvl w:val="1"/>
          <w:numId w:val="9"/>
        </w:numPr>
        <w:rPr>
          <w:rFonts w:asciiTheme="minorHAnsi" w:hAnsiTheme="minorHAnsi" w:cstheme="minorHAnsi"/>
        </w:rPr>
      </w:pPr>
      <w:bookmarkStart w:id="29" w:name="_Toc456959039"/>
      <w:bookmarkStart w:id="30" w:name="_Toc502860900"/>
      <w:r w:rsidRPr="00994E45">
        <w:rPr>
          <w:rFonts w:asciiTheme="minorHAnsi" w:hAnsiTheme="minorHAnsi" w:cstheme="minorHAnsi"/>
        </w:rPr>
        <w:t>High Level Functional Architecture Diagram</w:t>
      </w:r>
      <w:bookmarkEnd w:id="29"/>
      <w:bookmarkEnd w:id="30"/>
    </w:p>
    <w:p w:rsidR="00953671" w:rsidRDefault="00953671" w:rsidP="00101051">
      <w:r w:rsidRPr="00101051">
        <w:rPr>
          <w:noProof/>
        </w:rPr>
        <w:drawing>
          <wp:inline distT="0" distB="0" distL="0" distR="0" wp14:anchorId="0B9D5AA2" wp14:editId="2EAAB04D">
            <wp:extent cx="5946537"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olution_diagram_oct 15.png"/>
                    <pic:cNvPicPr/>
                  </pic:nvPicPr>
                  <pic:blipFill>
                    <a:blip r:embed="rId8">
                      <a:extLst>
                        <a:ext uri="{28A0092B-C50C-407E-A947-70E740481C1C}">
                          <a14:useLocalDpi xmlns:a14="http://schemas.microsoft.com/office/drawing/2010/main" val="0"/>
                        </a:ext>
                      </a:extLst>
                    </a:blip>
                    <a:stretch>
                      <a:fillRect/>
                    </a:stretch>
                  </pic:blipFill>
                  <pic:spPr>
                    <a:xfrm>
                      <a:off x="0" y="0"/>
                      <a:ext cx="5953496" cy="3347188"/>
                    </a:xfrm>
                    <a:prstGeom prst="rect">
                      <a:avLst/>
                    </a:prstGeom>
                  </pic:spPr>
                </pic:pic>
              </a:graphicData>
            </a:graphic>
          </wp:inline>
        </w:drawing>
      </w:r>
    </w:p>
    <w:p w:rsidR="009F4742" w:rsidRDefault="009F4742" w:rsidP="00101051"/>
    <w:p w:rsidR="009F4742" w:rsidRPr="00AD2929" w:rsidRDefault="009F4742" w:rsidP="00101051">
      <w:pPr>
        <w:rPr>
          <w:u w:val="single"/>
        </w:rPr>
      </w:pPr>
      <w:r w:rsidRPr="00AD2929">
        <w:rPr>
          <w:u w:val="single"/>
        </w:rPr>
        <w:t xml:space="preserve">Proposed flow diagram for this requirement: </w:t>
      </w:r>
    </w:p>
    <w:p w:rsidR="00953671" w:rsidRPr="00465718" w:rsidRDefault="00624F09" w:rsidP="00953671">
      <w:r>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678BB7DC" wp14:editId="76195EAA">
                <wp:simplePos x="0" y="0"/>
                <wp:positionH relativeFrom="column">
                  <wp:posOffset>3409064</wp:posOffset>
                </wp:positionH>
                <wp:positionV relativeFrom="paragraph">
                  <wp:posOffset>156859</wp:posOffset>
                </wp:positionV>
                <wp:extent cx="3048000" cy="4095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3048000" cy="409575"/>
                        </a:xfrm>
                        <a:prstGeom prst="rect">
                          <a:avLst/>
                        </a:prstGeom>
                      </wps:spPr>
                      <wps:style>
                        <a:lnRef idx="2">
                          <a:schemeClr val="dk1"/>
                        </a:lnRef>
                        <a:fillRef idx="1">
                          <a:schemeClr val="lt1"/>
                        </a:fillRef>
                        <a:effectRef idx="0">
                          <a:schemeClr val="dk1"/>
                        </a:effectRef>
                        <a:fontRef idx="minor">
                          <a:schemeClr val="dk1"/>
                        </a:fontRef>
                      </wps:style>
                      <wps:txbx>
                        <w:txbxContent>
                          <w:p w:rsidR="00FA5042" w:rsidRDefault="00FA5042" w:rsidP="00D62128">
                            <w:pPr>
                              <w:jc w:val="center"/>
                            </w:pPr>
                            <w:proofErr w:type="gramStart"/>
                            <w:r>
                              <w:t xml:space="preserve">CSI  </w:t>
                            </w:r>
                            <w:proofErr w:type="spellStart"/>
                            <w:r>
                              <w:t>UpdateWirelineTroubleReportDetails</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8BB7DC" id="Rectangle 11" o:spid="_x0000_s1026" style="position:absolute;margin-left:268.45pt;margin-top:12.35pt;width:240pt;height:32.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" fillcolor="white [3201]" strokecolor="black [3200]" strokeweight="2pt">
                <v:textbox>
                  <w:txbxContent>
                    <w:p w:rsidR="00FA5042" w:rsidRDefault="00FA5042" w:rsidP="00D62128">
                      <w:pPr>
                        <w:jc w:val="center"/>
                      </w:pPr>
                      <w:proofErr w:type="gramStart"/>
                      <w:r>
                        <w:t xml:space="preserve">CSI  </w:t>
                      </w:r>
                      <w:proofErr w:type="spellStart"/>
                      <w:r>
                        <w:t>UpdateWirelineTroubleReportDetails</w:t>
                      </w:r>
                      <w:proofErr w:type="spellEnd"/>
                      <w:proofErr w:type="gramEnd"/>
                    </w:p>
                  </w:txbxContent>
                </v:textbox>
              </v:rect>
            </w:pict>
          </mc:Fallback>
        </mc:AlternateContent>
      </w:r>
      <w:r w:rsidR="005C63A2">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2CAD766B" wp14:editId="15A4A01F">
                <wp:simplePos x="0" y="0"/>
                <wp:positionH relativeFrom="column">
                  <wp:posOffset>266700</wp:posOffset>
                </wp:positionH>
                <wp:positionV relativeFrom="paragraph">
                  <wp:posOffset>149860</wp:posOffset>
                </wp:positionV>
                <wp:extent cx="1047750" cy="847725"/>
                <wp:effectExtent l="0" t="0" r="19050" b="28575"/>
                <wp:wrapNone/>
                <wp:docPr id="14" name="Rectangle 14"/>
                <wp:cNvGraphicFramePr/>
                <a:graphic xmlns:a="http://schemas.openxmlformats.org/drawingml/2006/main">
                  <a:graphicData uri="http://schemas.microsoft.com/office/word/2010/wordprocessingShape">
                    <wps:wsp>
                      <wps:cNvSpPr/>
                      <wps:spPr>
                        <a:xfrm>
                          <a:off x="0" y="0"/>
                          <a:ext cx="1047750" cy="847725"/>
                        </a:xfrm>
                        <a:prstGeom prst="rect">
                          <a:avLst/>
                        </a:prstGeom>
                      </wps:spPr>
                      <wps:style>
                        <a:lnRef idx="2">
                          <a:schemeClr val="dk1"/>
                        </a:lnRef>
                        <a:fillRef idx="1">
                          <a:schemeClr val="lt1"/>
                        </a:fillRef>
                        <a:effectRef idx="0">
                          <a:schemeClr val="dk1"/>
                        </a:effectRef>
                        <a:fontRef idx="minor">
                          <a:schemeClr val="dk1"/>
                        </a:fontRef>
                      </wps:style>
                      <wps:txbx>
                        <w:txbxContent>
                          <w:p w:rsidR="00FA5042" w:rsidRDefault="00FA5042" w:rsidP="005C63A2">
                            <w:pPr>
                              <w:jc w:val="center"/>
                            </w:pPr>
                            <w:r>
                              <w:t>Real Time Truck Analytics (Kafka)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D766B" id="Rectangle 14" o:spid="_x0000_s1027" style="position:absolute;margin-left:21pt;margin-top:11.8pt;width:82.5pt;height:6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" fillcolor="white [3201]" strokecolor="black [3200]" strokeweight="2pt">
                <v:textbox>
                  <w:txbxContent>
                    <w:p w:rsidR="00FA5042" w:rsidRDefault="00FA5042" w:rsidP="005C63A2">
                      <w:pPr>
                        <w:jc w:val="center"/>
                      </w:pPr>
                      <w:r>
                        <w:t>Real Time Truck Analytics (Kafka)</w:t>
                      </w:r>
                    </w:p>
                  </w:txbxContent>
                </v:textbox>
              </v:rect>
            </w:pict>
          </mc:Fallback>
        </mc:AlternateContent>
      </w:r>
    </w:p>
    <w:p w:rsidR="002A74E8" w:rsidRDefault="005C63A2" w:rsidP="00953671">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7456" behindDoc="0" locked="0" layoutInCell="1" allowOverlap="1">
                <wp:simplePos x="0" y="0"/>
                <wp:positionH relativeFrom="column">
                  <wp:posOffset>1952625</wp:posOffset>
                </wp:positionH>
                <wp:positionV relativeFrom="paragraph">
                  <wp:posOffset>8890</wp:posOffset>
                </wp:positionV>
                <wp:extent cx="828675" cy="4095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828675" cy="409575"/>
                        </a:xfrm>
                        <a:prstGeom prst="rect">
                          <a:avLst/>
                        </a:prstGeom>
                      </wps:spPr>
                      <wps:style>
                        <a:lnRef idx="2">
                          <a:schemeClr val="dk1"/>
                        </a:lnRef>
                        <a:fillRef idx="1">
                          <a:schemeClr val="lt1"/>
                        </a:fillRef>
                        <a:effectRef idx="0">
                          <a:schemeClr val="dk1"/>
                        </a:effectRef>
                        <a:fontRef idx="minor">
                          <a:schemeClr val="dk1"/>
                        </a:fontRef>
                      </wps:style>
                      <wps:txbx>
                        <w:txbxContent>
                          <w:p w:rsidR="00FA5042" w:rsidRDefault="00FA5042" w:rsidP="00D62128">
                            <w:pPr>
                              <w:jc w:val="center"/>
                            </w:pPr>
                            <w:proofErr w:type="spellStart"/>
                            <w:r>
                              <w:t>Camunda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8" style="position:absolute;margin-left:153.75pt;margin-top:.7pt;width:65.25pt;height:3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" fillcolor="white [3201]" strokecolor="black [3200]" strokeweight="2pt">
                <v:textbox>
                  <w:txbxContent>
                    <w:p w:rsidR="00FA5042" w:rsidRDefault="00FA5042" w:rsidP="00D62128">
                      <w:pPr>
                        <w:jc w:val="center"/>
                      </w:pPr>
                      <w:proofErr w:type="spellStart"/>
                      <w:r>
                        <w:t>Camunda</w:t>
                      </w:r>
                      <w:proofErr w:type="spellEnd"/>
                    </w:p>
                  </w:txbxContent>
                </v:textbox>
              </v:rect>
            </w:pict>
          </mc:Fallback>
        </mc:AlternateContent>
      </w:r>
    </w:p>
    <w:p w:rsidR="00D62128" w:rsidRDefault="00624F09" w:rsidP="00953671">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6672" behindDoc="0" locked="0" layoutInCell="1" allowOverlap="1">
                <wp:simplePos x="0" y="0"/>
                <wp:positionH relativeFrom="column">
                  <wp:posOffset>1329071</wp:posOffset>
                </wp:positionH>
                <wp:positionV relativeFrom="paragraph">
                  <wp:posOffset>65212</wp:posOffset>
                </wp:positionV>
                <wp:extent cx="606056" cy="131135"/>
                <wp:effectExtent l="0" t="57150" r="3810" b="21590"/>
                <wp:wrapNone/>
                <wp:docPr id="15" name="Straight Arrow Connector 15"/>
                <wp:cNvGraphicFramePr/>
                <a:graphic xmlns:a="http://schemas.openxmlformats.org/drawingml/2006/main">
                  <a:graphicData uri="http://schemas.microsoft.com/office/word/2010/wordprocessingShape">
                    <wps:wsp>
                      <wps:cNvCnPr/>
                      <wps:spPr>
                        <a:xfrm flipV="1">
                          <a:off x="0" y="0"/>
                          <a:ext cx="606056" cy="1311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8E4733" id="_x0000_t32" coordsize="21600,21600" o:spt="32" o:oned="t" path="m,l21600,21600e" filled="f">
                <v:path arrowok="t" fillok="f" o:connecttype="none"/>
                <o:lock v:ext="edit" shapetype="t"/>
              </v:shapetype>
              <v:shape id="Straight Arrow Connector 15" o:spid="_x0000_s1026" type="#_x0000_t32" style="position:absolute;margin-left:104.65pt;margin-top:5.15pt;width:47.7pt;height:10.3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" strokecolor="#4579b8 [3044]">
                <v:stroke endarrow="block"/>
              </v:shape>
            </w:pict>
          </mc:Fallback>
        </mc:AlternateContent>
      </w:r>
      <w:r>
        <w:rPr>
          <w:rFonts w:asciiTheme="minorHAnsi" w:hAnsiTheme="minorHAnsi" w:cstheme="minorHAnsi"/>
          <w:noProof/>
        </w:rPr>
        <mc:AlternateContent>
          <mc:Choice Requires="wps">
            <w:drawing>
              <wp:anchor distT="0" distB="0" distL="114300" distR="114300" simplePos="0" relativeHeight="251679744" behindDoc="0" locked="0" layoutInCell="1" allowOverlap="1">
                <wp:simplePos x="0" y="0"/>
                <wp:positionH relativeFrom="column">
                  <wp:posOffset>2796363</wp:posOffset>
                </wp:positionH>
                <wp:positionV relativeFrom="paragraph">
                  <wp:posOffset>43948</wp:posOffset>
                </wp:positionV>
                <wp:extent cx="584790" cy="0"/>
                <wp:effectExtent l="0" t="76200" r="25400" b="95250"/>
                <wp:wrapNone/>
                <wp:docPr id="8" name="Straight Arrow Connector 8"/>
                <wp:cNvGraphicFramePr/>
                <a:graphic xmlns:a="http://schemas.openxmlformats.org/drawingml/2006/main">
                  <a:graphicData uri="http://schemas.microsoft.com/office/word/2010/wordprocessingShape">
                    <wps:wsp>
                      <wps:cNvCnPr/>
                      <wps:spPr>
                        <a:xfrm>
                          <a:off x="0" y="0"/>
                          <a:ext cx="5847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EF34A9" id="Straight Arrow Connector 8" o:spid="_x0000_s1026" type="#_x0000_t32" style="position:absolute;margin-left:220.2pt;margin-top:3.45pt;width:46.0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" strokecolor="#4579b8 [3044]">
                <v:stroke endarrow="block"/>
              </v:shape>
            </w:pict>
          </mc:Fallback>
        </mc:AlternateContent>
      </w:r>
    </w:p>
    <w:p w:rsidR="00D62128" w:rsidRDefault="00624F09" w:rsidP="00953671">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7696" behindDoc="0" locked="0" layoutInCell="1" allowOverlap="1">
                <wp:simplePos x="0" y="0"/>
                <wp:positionH relativeFrom="column">
                  <wp:posOffset>1318437</wp:posOffset>
                </wp:positionH>
                <wp:positionV relativeFrom="paragraph">
                  <wp:posOffset>69509</wp:posOffset>
                </wp:positionV>
                <wp:extent cx="244549" cy="404289"/>
                <wp:effectExtent l="0" t="0" r="60325" b="53340"/>
                <wp:wrapNone/>
                <wp:docPr id="16" name="Straight Arrow Connector 16"/>
                <wp:cNvGraphicFramePr/>
                <a:graphic xmlns:a="http://schemas.openxmlformats.org/drawingml/2006/main">
                  <a:graphicData uri="http://schemas.microsoft.com/office/word/2010/wordprocessingShape">
                    <wps:wsp>
                      <wps:cNvCnPr/>
                      <wps:spPr>
                        <a:xfrm>
                          <a:off x="0" y="0"/>
                          <a:ext cx="244549" cy="4042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264FB2" id="Straight Arrow Connector 16" o:spid="_x0000_s1026" type="#_x0000_t32" style="position:absolute;margin-left:103.8pt;margin-top:5.45pt;width:19.25pt;height:31.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" strokecolor="#4579b8 [3044]">
                <v:stroke endarrow="block"/>
              </v:shape>
            </w:pict>
          </mc:Fallback>
        </mc:AlternateContent>
      </w:r>
    </w:p>
    <w:p w:rsidR="00D62128" w:rsidRDefault="00624F09" w:rsidP="00953671">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662F9430" wp14:editId="4A54E3E2">
                <wp:simplePos x="0" y="0"/>
                <wp:positionH relativeFrom="column">
                  <wp:posOffset>1610168</wp:posOffset>
                </wp:positionH>
                <wp:positionV relativeFrom="paragraph">
                  <wp:posOffset>90451</wp:posOffset>
                </wp:positionV>
                <wp:extent cx="828675" cy="4095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828675" cy="409575"/>
                        </a:xfrm>
                        <a:prstGeom prst="rect">
                          <a:avLst/>
                        </a:prstGeom>
                      </wps:spPr>
                      <wps:style>
                        <a:lnRef idx="2">
                          <a:schemeClr val="dk1"/>
                        </a:lnRef>
                        <a:fillRef idx="1">
                          <a:schemeClr val="lt1"/>
                        </a:fillRef>
                        <a:effectRef idx="0">
                          <a:schemeClr val="dk1"/>
                        </a:effectRef>
                        <a:fontRef idx="minor">
                          <a:schemeClr val="dk1"/>
                        </a:fontRef>
                      </wps:style>
                      <wps:txbx>
                        <w:txbxContent>
                          <w:p w:rsidR="00FA5042" w:rsidRDefault="00FA5042" w:rsidP="00D62128">
                            <w:pPr>
                              <w:jc w:val="center"/>
                            </w:pPr>
                            <w:r>
                              <w:t>DMaaP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2F9430" id="Rectangle 10" o:spid="_x0000_s1029" style="position:absolute;margin-left:126.8pt;margin-top:7.1pt;width:65.25pt;height:32.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" fillcolor="white [3201]" strokecolor="black [3200]" strokeweight="2pt">
                <v:textbox>
                  <w:txbxContent>
                    <w:p w:rsidR="00FA5042" w:rsidRDefault="00FA5042" w:rsidP="00D62128">
                      <w:pPr>
                        <w:jc w:val="center"/>
                      </w:pPr>
                      <w:r>
                        <w:t>DMaaP</w:t>
                      </w:r>
                    </w:p>
                  </w:txbxContent>
                </v:textbox>
              </v:rect>
            </w:pict>
          </mc:Fallback>
        </mc:AlternateContent>
      </w:r>
    </w:p>
    <w:p w:rsidR="00D62128" w:rsidRDefault="00D62128" w:rsidP="00953671">
      <w:pPr>
        <w:rPr>
          <w:rFonts w:asciiTheme="minorHAnsi" w:hAnsiTheme="minorHAnsi" w:cstheme="minorHAnsi"/>
        </w:rPr>
      </w:pPr>
    </w:p>
    <w:p w:rsidR="00D62128" w:rsidRDefault="00D62128" w:rsidP="00953671">
      <w:pPr>
        <w:rPr>
          <w:rFonts w:asciiTheme="minorHAnsi" w:hAnsiTheme="minorHAnsi" w:cstheme="minorHAnsi"/>
        </w:rPr>
      </w:pPr>
    </w:p>
    <w:p w:rsidR="00D62128" w:rsidRDefault="00D62128" w:rsidP="00953671">
      <w:pPr>
        <w:rPr>
          <w:rFonts w:asciiTheme="minorHAnsi" w:hAnsiTheme="minorHAnsi" w:cstheme="minorHAnsi"/>
        </w:rPr>
      </w:pPr>
    </w:p>
    <w:p w:rsidR="00953671" w:rsidRPr="00AD2929" w:rsidRDefault="00953671" w:rsidP="00953671">
      <w:pPr>
        <w:rPr>
          <w:rFonts w:asciiTheme="minorHAnsi" w:hAnsiTheme="minorHAnsi" w:cstheme="minorHAnsi"/>
          <w:sz w:val="24"/>
          <w:u w:val="single"/>
        </w:rPr>
      </w:pPr>
      <w:r w:rsidRPr="00AD2929">
        <w:rPr>
          <w:rFonts w:asciiTheme="minorHAnsi" w:hAnsiTheme="minorHAnsi" w:cstheme="minorHAnsi"/>
          <w:sz w:val="24"/>
          <w:u w:val="single"/>
        </w:rPr>
        <w:t xml:space="preserve">Below is the flow diagram for </w:t>
      </w:r>
      <w:proofErr w:type="spellStart"/>
      <w:r w:rsidRPr="00AD2929">
        <w:rPr>
          <w:rFonts w:asciiTheme="minorHAnsi" w:hAnsiTheme="minorHAnsi" w:cstheme="minorHAnsi"/>
          <w:sz w:val="24"/>
          <w:u w:val="single"/>
        </w:rPr>
        <w:t>CSI_</w:t>
      </w:r>
      <w:proofErr w:type="gramStart"/>
      <w:r w:rsidRPr="00AD2929">
        <w:rPr>
          <w:rFonts w:asciiTheme="minorHAnsi" w:hAnsiTheme="minorHAnsi" w:cstheme="minorHAnsi"/>
          <w:sz w:val="24"/>
          <w:u w:val="single"/>
        </w:rPr>
        <w:t>UpdateWirelineTroubleReportDetails</w:t>
      </w:r>
      <w:proofErr w:type="spellEnd"/>
      <w:r w:rsidRPr="00AD2929">
        <w:rPr>
          <w:rFonts w:asciiTheme="minorHAnsi" w:hAnsiTheme="minorHAnsi" w:cstheme="minorHAnsi"/>
          <w:sz w:val="24"/>
          <w:u w:val="single"/>
        </w:rPr>
        <w:t xml:space="preserve"> :</w:t>
      </w:r>
      <w:proofErr w:type="gramEnd"/>
      <w:r w:rsidRPr="00AD2929">
        <w:rPr>
          <w:rFonts w:asciiTheme="minorHAnsi" w:hAnsiTheme="minorHAnsi" w:cstheme="minorHAnsi"/>
          <w:sz w:val="24"/>
          <w:u w:val="single"/>
        </w:rPr>
        <w:t xml:space="preserve"> </w:t>
      </w:r>
    </w:p>
    <w:p w:rsidR="00953671" w:rsidRPr="00DA78CE" w:rsidRDefault="00953671" w:rsidP="00953671">
      <w:pPr>
        <w:pStyle w:val="BodyText"/>
        <w:ind w:left="600"/>
      </w:pPr>
      <w:r w:rsidRPr="00DA78CE">
        <w:t>The following shows the flow of the interfacing applications:</w:t>
      </w:r>
    </w:p>
    <w:p w:rsidR="00953671" w:rsidRPr="00DA78CE" w:rsidRDefault="00953671" w:rsidP="00953671">
      <w:pPr>
        <w:pStyle w:val="NormalWeb"/>
        <w:ind w:left="720"/>
        <w:jc w:val="both"/>
        <w:rPr>
          <w:rFonts w:eastAsia="Calibri"/>
          <w:sz w:val="20"/>
          <w:szCs w:val="20"/>
        </w:rPr>
      </w:pPr>
      <w:r w:rsidRPr="00DA78CE">
        <w:rPr>
          <w:rFonts w:ascii="Tahoma" w:hAnsi="Tahoma" w:cs="Tahoma"/>
          <w:color w:val="0000FF"/>
        </w:rPr>
        <w:object w:dxaOrig="10514" w:dyaOrig="11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75pt;height:42.1pt" o:ole="">
            <v:imagedata r:id="rId9" o:title=""/>
          </v:shape>
          <o:OLEObject Type="Embed" ProgID="Visio.Drawing.11" ShapeID="_x0000_i1025" DrawAspect="Content" ObjectID="_1579023744" r:id="rId10"/>
        </w:object>
      </w:r>
    </w:p>
    <w:p w:rsidR="00953671" w:rsidRPr="00695F90" w:rsidRDefault="00953671" w:rsidP="00953671">
      <w:pPr>
        <w:pStyle w:val="Heading2"/>
        <w:rPr>
          <w:rFonts w:asciiTheme="minorHAnsi" w:hAnsiTheme="minorHAnsi" w:cstheme="minorHAnsi"/>
          <w:b w:val="0"/>
        </w:rPr>
      </w:pPr>
    </w:p>
    <w:p w:rsidR="00953671" w:rsidRDefault="00953671" w:rsidP="00953671">
      <w:pPr>
        <w:rPr>
          <w:rFonts w:asciiTheme="minorHAnsi" w:hAnsiTheme="minorHAnsi" w:cstheme="minorHAnsi"/>
          <w:b/>
        </w:rPr>
      </w:pPr>
      <w:r>
        <w:rPr>
          <w:rFonts w:asciiTheme="minorHAnsi" w:hAnsiTheme="minorHAnsi" w:cstheme="minorHAnsi"/>
          <w:b/>
        </w:rPr>
        <w:t>Flo</w:t>
      </w:r>
      <w:r w:rsidR="0022396A">
        <w:rPr>
          <w:rFonts w:asciiTheme="minorHAnsi" w:hAnsiTheme="minorHAnsi" w:cstheme="minorHAnsi"/>
          <w:b/>
        </w:rPr>
        <w:t>w in Detail</w:t>
      </w:r>
      <w:r>
        <w:rPr>
          <w:rFonts w:asciiTheme="minorHAnsi" w:hAnsiTheme="minorHAnsi" w:cstheme="minorHAnsi"/>
          <w:b/>
        </w:rPr>
        <w:t xml:space="preserve">: </w:t>
      </w:r>
    </w:p>
    <w:p w:rsidR="00953671" w:rsidRDefault="00953671" w:rsidP="00953671">
      <w:pPr>
        <w:rPr>
          <w:rFonts w:asciiTheme="minorHAnsi" w:hAnsiTheme="minorHAnsi" w:cstheme="minorHAnsi"/>
          <w:b/>
        </w:rPr>
      </w:pPr>
    </w:p>
    <w:p w:rsidR="003F64CA" w:rsidRDefault="00953671" w:rsidP="003F64CA">
      <w:pPr>
        <w:pStyle w:val="ListParagraph"/>
        <w:numPr>
          <w:ilvl w:val="0"/>
          <w:numId w:val="8"/>
        </w:numPr>
        <w:spacing w:after="60"/>
        <w:contextualSpacing/>
        <w:jc w:val="both"/>
        <w:rPr>
          <w:rFonts w:asciiTheme="minorHAnsi" w:hAnsiTheme="minorHAnsi" w:cstheme="minorHAnsi"/>
        </w:rPr>
      </w:pPr>
      <w:r>
        <w:rPr>
          <w:rFonts w:asciiTheme="minorHAnsi" w:hAnsiTheme="minorHAnsi" w:cstheme="minorHAnsi"/>
        </w:rPr>
        <w:t xml:space="preserve">TRUCK ANALYTICS </w:t>
      </w:r>
      <w:del w:id="31" w:author="Sangita Agarwal" w:date="2018-02-01T20:44:00Z">
        <w:r w:rsidDel="006A6268">
          <w:rPr>
            <w:rFonts w:asciiTheme="minorHAnsi" w:hAnsiTheme="minorHAnsi" w:cstheme="minorHAnsi"/>
          </w:rPr>
          <w:delText>will</w:delText>
        </w:r>
        <w:r w:rsidRPr="0028428B" w:rsidDel="006A6268">
          <w:rPr>
            <w:rFonts w:asciiTheme="minorHAnsi" w:hAnsiTheme="minorHAnsi" w:cstheme="minorHAnsi"/>
          </w:rPr>
          <w:delText xml:space="preserve"> be </w:delText>
        </w:r>
        <w:r w:rsidDel="006A6268">
          <w:rPr>
            <w:rFonts w:asciiTheme="minorHAnsi" w:hAnsiTheme="minorHAnsi" w:cstheme="minorHAnsi"/>
          </w:rPr>
          <w:delText>sending</w:delText>
        </w:r>
      </w:del>
      <w:ins w:id="32" w:author="Sangita Agarwal" w:date="2018-02-01T20:44:00Z">
        <w:r w:rsidR="006A6268">
          <w:rPr>
            <w:rFonts w:asciiTheme="minorHAnsi" w:hAnsiTheme="minorHAnsi" w:cstheme="minorHAnsi"/>
          </w:rPr>
          <w:t>needs to send</w:t>
        </w:r>
      </w:ins>
      <w:r>
        <w:rPr>
          <w:rFonts w:asciiTheme="minorHAnsi" w:hAnsiTheme="minorHAnsi" w:cstheme="minorHAnsi"/>
        </w:rPr>
        <w:t xml:space="preserve"> </w:t>
      </w:r>
      <w:r w:rsidR="003F64CA">
        <w:rPr>
          <w:rFonts w:asciiTheme="minorHAnsi" w:hAnsiTheme="minorHAnsi" w:cstheme="minorHAnsi"/>
        </w:rPr>
        <w:t xml:space="preserve">CBUS notification (Email) in the Event of Truck Color going from Green to Red. </w:t>
      </w:r>
      <w:ins w:id="33" w:author="Sangita Agarwal" w:date="2018-02-01T20:45:00Z">
        <w:r w:rsidR="006A6268">
          <w:rPr>
            <w:rFonts w:asciiTheme="minorHAnsi" w:hAnsiTheme="minorHAnsi" w:cstheme="minorHAnsi"/>
          </w:rPr>
          <w:t xml:space="preserve">Drools Module of </w:t>
        </w:r>
      </w:ins>
      <w:r w:rsidR="003F64CA">
        <w:rPr>
          <w:rFonts w:asciiTheme="minorHAnsi" w:hAnsiTheme="minorHAnsi" w:cstheme="minorHAnsi"/>
        </w:rPr>
        <w:t xml:space="preserve">TRUCK ANALYTICS </w:t>
      </w:r>
      <w:ins w:id="34" w:author="Sangita Agarwal" w:date="2018-02-01T20:45:00Z">
        <w:r w:rsidR="006A6268">
          <w:rPr>
            <w:rFonts w:asciiTheme="minorHAnsi" w:hAnsiTheme="minorHAnsi" w:cstheme="minorHAnsi"/>
          </w:rPr>
          <w:t xml:space="preserve">will check for color change and drools </w:t>
        </w:r>
      </w:ins>
      <w:r w:rsidR="003F64CA">
        <w:rPr>
          <w:rFonts w:asciiTheme="minorHAnsi" w:hAnsiTheme="minorHAnsi" w:cstheme="minorHAnsi"/>
        </w:rPr>
        <w:t xml:space="preserve">will publish the E-Mail details to existing Kafka topic </w:t>
      </w:r>
      <w:r w:rsidR="003F64CA" w:rsidRPr="003F64CA">
        <w:rPr>
          <w:rFonts w:asciiTheme="minorHAnsi" w:hAnsiTheme="minorHAnsi" w:cstheme="minorHAnsi"/>
        </w:rPr>
        <w:t xml:space="preserve">notification </w:t>
      </w:r>
      <w:proofErr w:type="gramStart"/>
      <w:r w:rsidR="003F64CA" w:rsidRPr="003F64CA">
        <w:rPr>
          <w:rFonts w:asciiTheme="minorHAnsi" w:hAnsiTheme="minorHAnsi" w:cstheme="minorHAnsi"/>
        </w:rPr>
        <w:t>( for</w:t>
      </w:r>
      <w:proofErr w:type="gramEnd"/>
      <w:r w:rsidR="003F64CA" w:rsidRPr="003F64CA">
        <w:rPr>
          <w:rFonts w:asciiTheme="minorHAnsi" w:hAnsiTheme="minorHAnsi" w:cstheme="minorHAnsi"/>
        </w:rPr>
        <w:t xml:space="preserve"> Email)</w:t>
      </w:r>
      <w:r w:rsidR="003F64CA">
        <w:rPr>
          <w:rFonts w:asciiTheme="minorHAnsi" w:hAnsiTheme="minorHAnsi" w:cstheme="minorHAnsi"/>
        </w:rPr>
        <w:t xml:space="preserve">. </w:t>
      </w:r>
    </w:p>
    <w:p w:rsidR="006A6268" w:rsidRDefault="006A6268" w:rsidP="003F64CA">
      <w:pPr>
        <w:pStyle w:val="ListParagraph"/>
        <w:numPr>
          <w:ilvl w:val="0"/>
          <w:numId w:val="8"/>
        </w:numPr>
        <w:spacing w:after="60"/>
        <w:contextualSpacing/>
        <w:jc w:val="both"/>
        <w:rPr>
          <w:ins w:id="35" w:author="Sangita Agarwal" w:date="2018-02-01T20:45:00Z"/>
          <w:rFonts w:asciiTheme="minorHAnsi" w:hAnsiTheme="minorHAnsi" w:cstheme="minorHAnsi"/>
        </w:rPr>
      </w:pPr>
      <w:proofErr w:type="spellStart"/>
      <w:ins w:id="36" w:author="Sangita Agarwal" w:date="2018-02-01T20:45:00Z">
        <w:r>
          <w:rPr>
            <w:rFonts w:asciiTheme="minorHAnsi" w:hAnsiTheme="minorHAnsi" w:cstheme="minorHAnsi"/>
          </w:rPr>
          <w:t>Camunda</w:t>
        </w:r>
        <w:proofErr w:type="spellEnd"/>
        <w:r>
          <w:rPr>
            <w:rFonts w:asciiTheme="minorHAnsi" w:hAnsiTheme="minorHAnsi" w:cstheme="minorHAnsi"/>
          </w:rPr>
          <w:t xml:space="preserve"> will consume the existing Kafka topic for e-mail notification. </w:t>
        </w:r>
      </w:ins>
    </w:p>
    <w:p w:rsidR="003F64CA" w:rsidRDefault="003F64CA" w:rsidP="003F64CA">
      <w:pPr>
        <w:pStyle w:val="ListParagraph"/>
        <w:numPr>
          <w:ilvl w:val="0"/>
          <w:numId w:val="8"/>
        </w:numPr>
        <w:spacing w:after="60"/>
        <w:contextualSpacing/>
        <w:jc w:val="both"/>
        <w:rPr>
          <w:rFonts w:asciiTheme="minorHAnsi" w:hAnsiTheme="minorHAnsi" w:cstheme="minorHAnsi"/>
        </w:rPr>
      </w:pPr>
      <w:proofErr w:type="spellStart"/>
      <w:r>
        <w:rPr>
          <w:rFonts w:asciiTheme="minorHAnsi" w:hAnsiTheme="minorHAnsi" w:cstheme="minorHAnsi"/>
        </w:rPr>
        <w:t>Camunda</w:t>
      </w:r>
      <w:proofErr w:type="spellEnd"/>
      <w:r>
        <w:rPr>
          <w:rFonts w:asciiTheme="minorHAnsi" w:hAnsiTheme="minorHAnsi" w:cstheme="minorHAnsi"/>
        </w:rPr>
        <w:t xml:space="preserve"> will </w:t>
      </w:r>
      <w:r w:rsidRPr="0028428B">
        <w:rPr>
          <w:rFonts w:asciiTheme="minorHAnsi" w:hAnsiTheme="minorHAnsi" w:cstheme="minorHAnsi"/>
        </w:rPr>
        <w:t>inter</w:t>
      </w:r>
      <w:r>
        <w:rPr>
          <w:rFonts w:asciiTheme="minorHAnsi" w:hAnsiTheme="minorHAnsi" w:cstheme="minorHAnsi"/>
        </w:rPr>
        <w:t>face</w:t>
      </w:r>
      <w:r w:rsidRPr="0028428B">
        <w:rPr>
          <w:rFonts w:asciiTheme="minorHAnsi" w:hAnsiTheme="minorHAnsi" w:cstheme="minorHAnsi"/>
        </w:rPr>
        <w:t xml:space="preserve"> with</w:t>
      </w:r>
      <w:r>
        <w:rPr>
          <w:rFonts w:asciiTheme="minorHAnsi" w:hAnsiTheme="minorHAnsi" w:cstheme="minorHAnsi"/>
        </w:rPr>
        <w:t xml:space="preserve"> CBUS to send the Email (existing interface)</w:t>
      </w:r>
    </w:p>
    <w:p w:rsidR="006A6268" w:rsidRDefault="003F64CA" w:rsidP="003F64CA">
      <w:pPr>
        <w:pStyle w:val="ListParagraph"/>
        <w:numPr>
          <w:ilvl w:val="0"/>
          <w:numId w:val="8"/>
        </w:numPr>
        <w:spacing w:after="60"/>
        <w:contextualSpacing/>
        <w:jc w:val="both"/>
        <w:rPr>
          <w:ins w:id="37" w:author="Sangita Agarwal" w:date="2018-02-01T20:46:00Z"/>
          <w:rFonts w:asciiTheme="minorHAnsi" w:hAnsiTheme="minorHAnsi" w:cstheme="minorHAnsi"/>
        </w:rPr>
      </w:pPr>
      <w:proofErr w:type="gramStart"/>
      <w:r>
        <w:rPr>
          <w:rFonts w:asciiTheme="minorHAnsi" w:hAnsiTheme="minorHAnsi" w:cstheme="minorHAnsi"/>
        </w:rPr>
        <w:t>A</w:t>
      </w:r>
      <w:proofErr w:type="gramEnd"/>
      <w:del w:id="38" w:author="Sangita Agarwal" w:date="2018-02-01T20:46:00Z">
        <w:r w:rsidDel="006A6268">
          <w:rPr>
            <w:rFonts w:asciiTheme="minorHAnsi" w:hAnsiTheme="minorHAnsi" w:cstheme="minorHAnsi"/>
          </w:rPr>
          <w:delText>t the time of</w:delText>
        </w:r>
      </w:del>
      <w:ins w:id="39" w:author="Sangita Agarwal" w:date="2018-02-01T20:46:00Z">
        <w:r w:rsidR="006A6268">
          <w:rPr>
            <w:rFonts w:asciiTheme="minorHAnsi" w:hAnsiTheme="minorHAnsi" w:cstheme="minorHAnsi"/>
          </w:rPr>
          <w:t>fter</w:t>
        </w:r>
      </w:ins>
      <w:r>
        <w:rPr>
          <w:rFonts w:asciiTheme="minorHAnsi" w:hAnsiTheme="minorHAnsi" w:cstheme="minorHAnsi"/>
        </w:rPr>
        <w:t xml:space="preserve"> sending the e-mail, Camunda will create a record in new Collection “notificationHistory” for the purpose of </w:t>
      </w:r>
      <w:r w:rsidR="00953671">
        <w:rPr>
          <w:rFonts w:asciiTheme="minorHAnsi" w:hAnsiTheme="minorHAnsi" w:cstheme="minorHAnsi"/>
        </w:rPr>
        <w:t>reporting</w:t>
      </w:r>
      <w:ins w:id="40" w:author="Sangita Agarwal" w:date="2018-02-01T20:46:00Z">
        <w:r w:rsidR="006A6268">
          <w:rPr>
            <w:rFonts w:asciiTheme="minorHAnsi" w:hAnsiTheme="minorHAnsi" w:cstheme="minorHAnsi"/>
          </w:rPr>
          <w:t>.</w:t>
        </w:r>
      </w:ins>
    </w:p>
    <w:p w:rsidR="006A6268" w:rsidRDefault="006A6268" w:rsidP="003F64CA">
      <w:pPr>
        <w:pStyle w:val="ListParagraph"/>
        <w:numPr>
          <w:ilvl w:val="0"/>
          <w:numId w:val="8"/>
        </w:numPr>
        <w:spacing w:after="60"/>
        <w:contextualSpacing/>
        <w:jc w:val="both"/>
        <w:rPr>
          <w:ins w:id="41" w:author="Sangita Agarwal" w:date="2018-02-01T20:49:00Z"/>
          <w:rFonts w:asciiTheme="minorHAnsi" w:hAnsiTheme="minorHAnsi" w:cstheme="minorHAnsi"/>
        </w:rPr>
      </w:pPr>
      <w:ins w:id="42" w:author="Sangita Agarwal" w:date="2018-02-01T20:47:00Z">
        <w:r>
          <w:rPr>
            <w:rFonts w:asciiTheme="minorHAnsi" w:hAnsiTheme="minorHAnsi" w:cstheme="minorHAnsi"/>
          </w:rPr>
          <w:t xml:space="preserve">A job </w:t>
        </w:r>
      </w:ins>
      <w:proofErr w:type="gramStart"/>
      <w:ins w:id="43" w:author="Sangita Agarwal" w:date="2018-02-01T20:48:00Z">
        <w:r>
          <w:rPr>
            <w:rFonts w:asciiTheme="minorHAnsi" w:hAnsiTheme="minorHAnsi" w:cstheme="minorHAnsi"/>
          </w:rPr>
          <w:t>will be scheduled</w:t>
        </w:r>
        <w:proofErr w:type="gramEnd"/>
        <w:r>
          <w:rPr>
            <w:rFonts w:asciiTheme="minorHAnsi" w:hAnsiTheme="minorHAnsi" w:cstheme="minorHAnsi"/>
          </w:rPr>
          <w:t xml:space="preserve"> to generate the Notification History Report using the data from </w:t>
        </w:r>
      </w:ins>
      <w:ins w:id="44" w:author="Sangita Agarwal" w:date="2018-02-01T20:49:00Z">
        <w:r>
          <w:rPr>
            <w:rFonts w:asciiTheme="minorHAnsi" w:hAnsiTheme="minorHAnsi" w:cstheme="minorHAnsi"/>
          </w:rPr>
          <w:t>C</w:t>
        </w:r>
        <w:r>
          <w:rPr>
            <w:rFonts w:asciiTheme="minorHAnsi" w:hAnsiTheme="minorHAnsi" w:cstheme="minorHAnsi"/>
          </w:rPr>
          <w:t>ollection “</w:t>
        </w:r>
        <w:proofErr w:type="spellStart"/>
        <w:r>
          <w:rPr>
            <w:rFonts w:asciiTheme="minorHAnsi" w:hAnsiTheme="minorHAnsi" w:cstheme="minorHAnsi"/>
          </w:rPr>
          <w:t>notificationHistory</w:t>
        </w:r>
        <w:proofErr w:type="spellEnd"/>
        <w:r>
          <w:rPr>
            <w:rFonts w:asciiTheme="minorHAnsi" w:hAnsiTheme="minorHAnsi" w:cstheme="minorHAnsi"/>
          </w:rPr>
          <w:t xml:space="preserve">” at 2am. </w:t>
        </w:r>
      </w:ins>
    </w:p>
    <w:p w:rsidR="003F64CA" w:rsidRDefault="006A6268" w:rsidP="003F64CA">
      <w:pPr>
        <w:pStyle w:val="ListParagraph"/>
        <w:numPr>
          <w:ilvl w:val="0"/>
          <w:numId w:val="8"/>
        </w:numPr>
        <w:spacing w:after="60"/>
        <w:contextualSpacing/>
        <w:jc w:val="both"/>
        <w:rPr>
          <w:rFonts w:asciiTheme="minorHAnsi" w:hAnsiTheme="minorHAnsi" w:cstheme="minorHAnsi"/>
        </w:rPr>
      </w:pPr>
      <w:ins w:id="45" w:author="Sangita Agarwal" w:date="2018-02-01T20:49:00Z">
        <w:r>
          <w:rPr>
            <w:rFonts w:asciiTheme="minorHAnsi" w:hAnsiTheme="minorHAnsi" w:cstheme="minorHAnsi"/>
          </w:rPr>
          <w:t xml:space="preserve">The job will publish the report on DMaaP. </w:t>
        </w:r>
      </w:ins>
      <w:del w:id="46" w:author="Sangita Agarwal" w:date="2018-02-01T20:46:00Z">
        <w:r w:rsidR="00953671" w:rsidDel="006A6268">
          <w:rPr>
            <w:rFonts w:asciiTheme="minorHAnsi" w:hAnsiTheme="minorHAnsi" w:cstheme="minorHAnsi"/>
          </w:rPr>
          <w:delText xml:space="preserve"> </w:delText>
        </w:r>
      </w:del>
    </w:p>
    <w:p w:rsidR="006A6268" w:rsidRDefault="006A6268" w:rsidP="00D43DE1">
      <w:pPr>
        <w:pStyle w:val="ListParagraph"/>
        <w:numPr>
          <w:ilvl w:val="0"/>
          <w:numId w:val="8"/>
        </w:numPr>
        <w:spacing w:after="60"/>
        <w:contextualSpacing/>
        <w:jc w:val="both"/>
        <w:rPr>
          <w:ins w:id="47" w:author="Sangita Agarwal" w:date="2018-02-01T20:47:00Z"/>
          <w:rFonts w:asciiTheme="minorHAnsi" w:hAnsiTheme="minorHAnsi" w:cstheme="minorHAnsi"/>
        </w:rPr>
      </w:pPr>
      <w:ins w:id="48" w:author="Sangita Agarwal" w:date="2018-02-01T20:49:00Z">
        <w:r>
          <w:rPr>
            <w:rFonts w:asciiTheme="minorHAnsi" w:hAnsiTheme="minorHAnsi" w:cstheme="minorHAnsi"/>
          </w:rPr>
          <w:t xml:space="preserve">Another </w:t>
        </w:r>
      </w:ins>
      <w:ins w:id="49" w:author="Sangita Agarwal" w:date="2018-02-01T20:52:00Z">
        <w:r w:rsidR="008D4A1D">
          <w:rPr>
            <w:rFonts w:asciiTheme="minorHAnsi" w:hAnsiTheme="minorHAnsi" w:cstheme="minorHAnsi"/>
          </w:rPr>
          <w:t>User Story</w:t>
        </w:r>
      </w:ins>
      <w:ins w:id="50" w:author="Sangita Agarwal" w:date="2018-02-01T20:49:00Z">
        <w:r>
          <w:rPr>
            <w:rFonts w:asciiTheme="minorHAnsi" w:hAnsiTheme="minorHAnsi" w:cstheme="minorHAnsi"/>
          </w:rPr>
          <w:t xml:space="preserve"> </w:t>
        </w:r>
      </w:ins>
      <w:ins w:id="51" w:author="Sangita Agarwal" w:date="2018-02-01T20:52:00Z">
        <w:r w:rsidR="008D4A1D">
          <w:rPr>
            <w:rFonts w:asciiTheme="minorHAnsi" w:hAnsiTheme="minorHAnsi" w:cstheme="minorHAnsi"/>
          </w:rPr>
          <w:t xml:space="preserve">for Customer Notification states </w:t>
        </w:r>
        <w:proofErr w:type="gramStart"/>
        <w:r w:rsidR="008D4A1D">
          <w:rPr>
            <w:rFonts w:asciiTheme="minorHAnsi" w:hAnsiTheme="minorHAnsi" w:cstheme="minorHAnsi"/>
          </w:rPr>
          <w:t>that</w:t>
        </w:r>
      </w:ins>
      <w:ins w:id="52" w:author="Sangita Agarwal" w:date="2018-02-01T20:49:00Z">
        <w:r>
          <w:rPr>
            <w:rFonts w:asciiTheme="minorHAnsi" w:hAnsiTheme="minorHAnsi" w:cstheme="minorHAnsi"/>
          </w:rPr>
          <w:t xml:space="preserve">  </w:t>
        </w:r>
      </w:ins>
      <w:r w:rsidR="00D43DE1" w:rsidRPr="00654CA7">
        <w:rPr>
          <w:rFonts w:asciiTheme="minorHAnsi" w:hAnsiTheme="minorHAnsi" w:cstheme="minorHAnsi"/>
        </w:rPr>
        <w:t>TRUCK</w:t>
      </w:r>
      <w:proofErr w:type="gramEnd"/>
      <w:r w:rsidR="00D43DE1" w:rsidRPr="00654CA7">
        <w:rPr>
          <w:rFonts w:asciiTheme="minorHAnsi" w:hAnsiTheme="minorHAnsi" w:cstheme="minorHAnsi"/>
        </w:rPr>
        <w:t xml:space="preserve"> ANALYTICS </w:t>
      </w:r>
      <w:del w:id="53" w:author="Sangita Agarwal" w:date="2018-02-01T20:47:00Z">
        <w:r w:rsidR="00D43DE1" w:rsidRPr="00654CA7" w:rsidDel="006A6268">
          <w:rPr>
            <w:rFonts w:asciiTheme="minorHAnsi" w:hAnsiTheme="minorHAnsi" w:cstheme="minorHAnsi"/>
          </w:rPr>
          <w:delText>will be</w:delText>
        </w:r>
      </w:del>
      <w:ins w:id="54" w:author="Sangita Agarwal" w:date="2018-02-01T20:47:00Z">
        <w:r>
          <w:rPr>
            <w:rFonts w:asciiTheme="minorHAnsi" w:hAnsiTheme="minorHAnsi" w:cstheme="minorHAnsi"/>
          </w:rPr>
          <w:t>needs to</w:t>
        </w:r>
      </w:ins>
      <w:r w:rsidR="00D43DE1" w:rsidRPr="00654CA7">
        <w:rPr>
          <w:rFonts w:asciiTheme="minorHAnsi" w:hAnsiTheme="minorHAnsi" w:cstheme="minorHAnsi"/>
        </w:rPr>
        <w:t xml:space="preserve"> send</w:t>
      </w:r>
      <w:del w:id="55" w:author="Sangita Agarwal" w:date="2018-02-01T20:47:00Z">
        <w:r w:rsidR="00D43DE1" w:rsidRPr="00654CA7" w:rsidDel="006A6268">
          <w:rPr>
            <w:rFonts w:asciiTheme="minorHAnsi" w:hAnsiTheme="minorHAnsi" w:cstheme="minorHAnsi"/>
          </w:rPr>
          <w:delText>ing</w:delText>
        </w:r>
      </w:del>
      <w:ins w:id="56" w:author="Sangita Agarwal" w:date="2018-02-01T20:47:00Z">
        <w:r>
          <w:rPr>
            <w:rFonts w:asciiTheme="minorHAnsi" w:hAnsiTheme="minorHAnsi" w:cstheme="minorHAnsi"/>
          </w:rPr>
          <w:t xml:space="preserve"> </w:t>
        </w:r>
      </w:ins>
      <w:r w:rsidR="00D43DE1" w:rsidRPr="00654CA7">
        <w:rPr>
          <w:rFonts w:asciiTheme="minorHAnsi" w:hAnsiTheme="minorHAnsi" w:cstheme="minorHAnsi"/>
        </w:rPr>
        <w:t xml:space="preserve"> </w:t>
      </w:r>
      <w:del w:id="57" w:author="Sangita Agarwal" w:date="2018-02-01T20:47:00Z">
        <w:r w:rsidR="00D43DE1" w:rsidRPr="00654CA7" w:rsidDel="006A6268">
          <w:rPr>
            <w:rFonts w:asciiTheme="minorHAnsi" w:hAnsiTheme="minorHAnsi" w:cstheme="minorHAnsi"/>
          </w:rPr>
          <w:delText xml:space="preserve">key </w:delText>
        </w:r>
      </w:del>
      <w:ins w:id="58" w:author="Sangita Agarwal" w:date="2018-02-01T20:47:00Z">
        <w:r>
          <w:rPr>
            <w:rFonts w:asciiTheme="minorHAnsi" w:hAnsiTheme="minorHAnsi" w:cstheme="minorHAnsi"/>
          </w:rPr>
          <w:t>4</w:t>
        </w:r>
        <w:r w:rsidRPr="00654CA7">
          <w:rPr>
            <w:rFonts w:asciiTheme="minorHAnsi" w:hAnsiTheme="minorHAnsi" w:cstheme="minorHAnsi"/>
          </w:rPr>
          <w:t xml:space="preserve"> </w:t>
        </w:r>
      </w:ins>
      <w:r w:rsidR="00D43DE1" w:rsidRPr="00654CA7">
        <w:rPr>
          <w:rFonts w:asciiTheme="minorHAnsi" w:hAnsiTheme="minorHAnsi" w:cstheme="minorHAnsi"/>
        </w:rPr>
        <w:t>fields related to Custome</w:t>
      </w:r>
      <w:r w:rsidR="00D43DE1">
        <w:rPr>
          <w:rFonts w:asciiTheme="minorHAnsi" w:hAnsiTheme="minorHAnsi" w:cstheme="minorHAnsi"/>
        </w:rPr>
        <w:t>r Notification in the Event of Truck reaching premise</w:t>
      </w:r>
      <w:ins w:id="59" w:author="Sangita Agarwal" w:date="2018-02-01T20:47:00Z">
        <w:r>
          <w:rPr>
            <w:rFonts w:asciiTheme="minorHAnsi" w:hAnsiTheme="minorHAnsi" w:cstheme="minorHAnsi"/>
          </w:rPr>
          <w:t xml:space="preserve">. </w:t>
        </w:r>
      </w:ins>
    </w:p>
    <w:p w:rsidR="00D43DE1" w:rsidRDefault="00D43DE1" w:rsidP="00D43DE1">
      <w:pPr>
        <w:pStyle w:val="ListParagraph"/>
        <w:numPr>
          <w:ilvl w:val="0"/>
          <w:numId w:val="8"/>
        </w:numPr>
        <w:spacing w:after="60"/>
        <w:contextualSpacing/>
        <w:jc w:val="both"/>
        <w:rPr>
          <w:rFonts w:asciiTheme="minorHAnsi" w:hAnsiTheme="minorHAnsi" w:cstheme="minorHAnsi"/>
        </w:rPr>
      </w:pPr>
      <w:r>
        <w:rPr>
          <w:rFonts w:asciiTheme="minorHAnsi" w:hAnsiTheme="minorHAnsi" w:cstheme="minorHAnsi"/>
        </w:rPr>
        <w:t xml:space="preserve"> </w:t>
      </w:r>
      <w:ins w:id="60" w:author="Sangita Agarwal" w:date="2018-02-01T20:50:00Z">
        <w:r w:rsidR="006A6268">
          <w:rPr>
            <w:rFonts w:asciiTheme="minorHAnsi" w:hAnsiTheme="minorHAnsi" w:cstheme="minorHAnsi"/>
          </w:rPr>
          <w:t xml:space="preserve">Drools Module of TRUCK ANALYTICS will check </w:t>
        </w:r>
        <w:r w:rsidR="006A6268">
          <w:rPr>
            <w:rFonts w:asciiTheme="minorHAnsi" w:hAnsiTheme="minorHAnsi" w:cstheme="minorHAnsi"/>
          </w:rPr>
          <w:t xml:space="preserve">for Truck reaching premise. In case of condition getting true, Drools will publish the 4 fields </w:t>
        </w:r>
      </w:ins>
      <w:r>
        <w:rPr>
          <w:rFonts w:asciiTheme="minorHAnsi" w:hAnsiTheme="minorHAnsi" w:cstheme="minorHAnsi"/>
        </w:rPr>
        <w:t xml:space="preserve">to a new Kafka </w:t>
      </w:r>
      <w:proofErr w:type="gramStart"/>
      <w:r>
        <w:rPr>
          <w:rFonts w:asciiTheme="minorHAnsi" w:hAnsiTheme="minorHAnsi" w:cstheme="minorHAnsi"/>
        </w:rPr>
        <w:t>Topic(</w:t>
      </w:r>
      <w:proofErr w:type="gramEnd"/>
      <w:r>
        <w:rPr>
          <w:rFonts w:asciiTheme="minorHAnsi" w:hAnsiTheme="minorHAnsi" w:cstheme="minorHAnsi"/>
        </w:rPr>
        <w:t>Tech_on_premise_wfacOssLog) .</w:t>
      </w:r>
    </w:p>
    <w:p w:rsidR="00D43DE1" w:rsidRPr="00654CA7" w:rsidRDefault="00D43DE1" w:rsidP="00D43DE1">
      <w:pPr>
        <w:pStyle w:val="ListParagraph"/>
        <w:numPr>
          <w:ilvl w:val="0"/>
          <w:numId w:val="8"/>
        </w:numPr>
        <w:spacing w:after="60"/>
        <w:contextualSpacing/>
        <w:rPr>
          <w:rFonts w:asciiTheme="minorHAnsi" w:hAnsiTheme="minorHAnsi" w:cstheme="minorHAnsi"/>
        </w:rPr>
      </w:pPr>
      <w:r w:rsidRPr="00654CA7">
        <w:rPr>
          <w:rFonts w:asciiTheme="minorHAnsi" w:hAnsiTheme="minorHAnsi" w:cstheme="minorHAnsi"/>
        </w:rPr>
        <w:t xml:space="preserve">Camunda </w:t>
      </w:r>
      <w:r>
        <w:rPr>
          <w:rFonts w:asciiTheme="minorHAnsi" w:hAnsiTheme="minorHAnsi" w:cstheme="minorHAnsi"/>
        </w:rPr>
        <w:t>will consume this</w:t>
      </w:r>
      <w:r w:rsidRPr="00654CA7">
        <w:rPr>
          <w:rFonts w:asciiTheme="minorHAnsi" w:hAnsiTheme="minorHAnsi" w:cstheme="minorHAnsi"/>
        </w:rPr>
        <w:t xml:space="preserve"> Kafka Topics </w:t>
      </w:r>
      <w:r>
        <w:rPr>
          <w:rFonts w:asciiTheme="minorHAnsi" w:hAnsiTheme="minorHAnsi" w:cstheme="minorHAnsi"/>
        </w:rPr>
        <w:t>and</w:t>
      </w:r>
      <w:r w:rsidRPr="00654CA7">
        <w:rPr>
          <w:rFonts w:asciiTheme="minorHAnsi" w:hAnsiTheme="minorHAnsi" w:cstheme="minorHAnsi"/>
        </w:rPr>
        <w:t xml:space="preserve"> </w:t>
      </w:r>
      <w:r>
        <w:rPr>
          <w:rFonts w:asciiTheme="minorHAnsi" w:hAnsiTheme="minorHAnsi" w:cstheme="minorHAnsi"/>
        </w:rPr>
        <w:t xml:space="preserve"> make new </w:t>
      </w:r>
      <w:r w:rsidRPr="00654CA7">
        <w:rPr>
          <w:rFonts w:asciiTheme="minorHAnsi" w:hAnsiTheme="minorHAnsi" w:cstheme="minorHAnsi"/>
        </w:rPr>
        <w:t>interfac</w:t>
      </w:r>
      <w:r>
        <w:rPr>
          <w:rFonts w:asciiTheme="minorHAnsi" w:hAnsiTheme="minorHAnsi" w:cstheme="minorHAnsi"/>
        </w:rPr>
        <w:t>e</w:t>
      </w:r>
      <w:r w:rsidRPr="00654CA7">
        <w:rPr>
          <w:rFonts w:asciiTheme="minorHAnsi" w:hAnsiTheme="minorHAnsi" w:cstheme="minorHAnsi"/>
        </w:rPr>
        <w:t xml:space="preserve"> with</w:t>
      </w:r>
      <w:r>
        <w:rPr>
          <w:rFonts w:asciiTheme="minorHAnsi" w:hAnsiTheme="minorHAnsi" w:cstheme="minorHAnsi"/>
        </w:rPr>
        <w:t xml:space="preserve"> </w:t>
      </w:r>
      <w:proofErr w:type="spellStart"/>
      <w:r w:rsidRPr="00465718">
        <w:rPr>
          <w:rFonts w:asciiTheme="minorHAnsi" w:hAnsiTheme="minorHAnsi" w:cstheme="minorHAnsi"/>
        </w:rPr>
        <w:t>CSI_Update</w:t>
      </w:r>
      <w:r>
        <w:rPr>
          <w:rFonts w:asciiTheme="minorHAnsi" w:hAnsiTheme="minorHAnsi" w:cstheme="minorHAnsi"/>
        </w:rPr>
        <w:t>WirelineTroubleReportDetails</w:t>
      </w:r>
      <w:proofErr w:type="spellEnd"/>
      <w:r>
        <w:rPr>
          <w:rFonts w:asciiTheme="minorHAnsi" w:hAnsiTheme="minorHAnsi" w:cstheme="minorHAnsi"/>
        </w:rPr>
        <w:t xml:space="preserve"> to send TOP</w:t>
      </w:r>
      <w:ins w:id="61" w:author="Sangita Agarwal" w:date="2018-02-01T20:51:00Z">
        <w:r w:rsidR="006A6268">
          <w:rPr>
            <w:rFonts w:asciiTheme="minorHAnsi" w:hAnsiTheme="minorHAnsi" w:cstheme="minorHAnsi"/>
          </w:rPr>
          <w:t>: TECH ON PREM to CUS</w:t>
        </w:r>
      </w:ins>
    </w:p>
    <w:p w:rsidR="00D43DE1" w:rsidRDefault="00D43DE1" w:rsidP="00D43DE1">
      <w:pPr>
        <w:pStyle w:val="ListParagraph"/>
        <w:numPr>
          <w:ilvl w:val="0"/>
          <w:numId w:val="8"/>
        </w:numPr>
        <w:spacing w:after="60"/>
        <w:contextualSpacing/>
        <w:jc w:val="both"/>
        <w:rPr>
          <w:rFonts w:asciiTheme="minorHAnsi" w:hAnsiTheme="minorHAnsi" w:cstheme="minorHAnsi"/>
        </w:rPr>
      </w:pPr>
      <w:r>
        <w:rPr>
          <w:rFonts w:asciiTheme="minorHAnsi" w:hAnsiTheme="minorHAnsi" w:cstheme="minorHAnsi"/>
        </w:rPr>
        <w:t>At the time of sending the CSI TOP, Camunda will create a record in new Collection “notificationHistory” for the purpose of reporting</w:t>
      </w:r>
    </w:p>
    <w:p w:rsidR="00953671" w:rsidRDefault="00D43DE1" w:rsidP="003F64CA">
      <w:pPr>
        <w:pStyle w:val="ListParagraph"/>
        <w:numPr>
          <w:ilvl w:val="0"/>
          <w:numId w:val="8"/>
        </w:numPr>
        <w:spacing w:after="60"/>
        <w:contextualSpacing/>
        <w:jc w:val="both"/>
        <w:rPr>
          <w:ins w:id="62" w:author="Sangita Agarwal" w:date="2018-02-01T20:52:00Z"/>
          <w:rFonts w:asciiTheme="minorHAnsi" w:hAnsiTheme="minorHAnsi" w:cstheme="minorHAnsi"/>
        </w:rPr>
      </w:pPr>
      <w:r>
        <w:rPr>
          <w:rFonts w:asciiTheme="minorHAnsi" w:hAnsiTheme="minorHAnsi" w:cstheme="minorHAnsi"/>
        </w:rPr>
        <w:t xml:space="preserve">At the scheduled time, </w:t>
      </w:r>
      <w:r w:rsidR="003F64CA">
        <w:rPr>
          <w:rFonts w:asciiTheme="minorHAnsi" w:hAnsiTheme="minorHAnsi" w:cstheme="minorHAnsi"/>
        </w:rPr>
        <w:t xml:space="preserve">TRUCK ANALYTICS will </w:t>
      </w:r>
      <w:r>
        <w:rPr>
          <w:rFonts w:asciiTheme="minorHAnsi" w:hAnsiTheme="minorHAnsi" w:cstheme="minorHAnsi"/>
        </w:rPr>
        <w:t xml:space="preserve">prepare the </w:t>
      </w:r>
      <w:del w:id="63" w:author="Sangita Agarwal" w:date="2018-02-01T20:51:00Z">
        <w:r w:rsidDel="006A6268">
          <w:rPr>
            <w:rFonts w:asciiTheme="minorHAnsi" w:hAnsiTheme="minorHAnsi" w:cstheme="minorHAnsi"/>
          </w:rPr>
          <w:delText xml:space="preserve">3 </w:delText>
        </w:r>
      </w:del>
      <w:r>
        <w:rPr>
          <w:rFonts w:asciiTheme="minorHAnsi" w:hAnsiTheme="minorHAnsi" w:cstheme="minorHAnsi"/>
        </w:rPr>
        <w:t>daily reports using a cron job (java) and publish the files to D</w:t>
      </w:r>
      <w:r w:rsidR="00953671">
        <w:rPr>
          <w:rFonts w:asciiTheme="minorHAnsi" w:hAnsiTheme="minorHAnsi" w:cstheme="minorHAnsi"/>
        </w:rPr>
        <w:t>ata</w:t>
      </w:r>
      <w:r>
        <w:rPr>
          <w:rFonts w:asciiTheme="minorHAnsi" w:hAnsiTheme="minorHAnsi" w:cstheme="minorHAnsi"/>
        </w:rPr>
        <w:t xml:space="preserve"> Router</w:t>
      </w:r>
      <w:r w:rsidR="00953671">
        <w:rPr>
          <w:rFonts w:asciiTheme="minorHAnsi" w:hAnsiTheme="minorHAnsi" w:cstheme="minorHAnsi"/>
        </w:rPr>
        <w:t xml:space="preserve"> </w:t>
      </w:r>
      <w:r>
        <w:rPr>
          <w:rFonts w:asciiTheme="minorHAnsi" w:hAnsiTheme="minorHAnsi" w:cstheme="minorHAnsi"/>
        </w:rPr>
        <w:t>of</w:t>
      </w:r>
      <w:r w:rsidR="00953671">
        <w:rPr>
          <w:rFonts w:asciiTheme="minorHAnsi" w:hAnsiTheme="minorHAnsi" w:cstheme="minorHAnsi"/>
        </w:rPr>
        <w:t xml:space="preserve"> </w:t>
      </w:r>
      <w:r>
        <w:rPr>
          <w:rFonts w:asciiTheme="minorHAnsi" w:hAnsiTheme="minorHAnsi" w:cstheme="minorHAnsi"/>
        </w:rPr>
        <w:t>DMaap</w:t>
      </w:r>
      <w:ins w:id="64" w:author="Sangita Agarwal" w:date="2018-02-01T20:51:00Z">
        <w:r w:rsidR="006A6268">
          <w:rPr>
            <w:rFonts w:asciiTheme="minorHAnsi" w:hAnsiTheme="minorHAnsi" w:cstheme="minorHAnsi"/>
          </w:rPr>
          <w:t xml:space="preserve">. Same as </w:t>
        </w:r>
        <w:proofErr w:type="gramStart"/>
        <w:r w:rsidR="006A6268">
          <w:rPr>
            <w:rFonts w:asciiTheme="minorHAnsi" w:hAnsiTheme="minorHAnsi" w:cstheme="minorHAnsi"/>
          </w:rPr>
          <w:t>5&amp;</w:t>
        </w:r>
        <w:proofErr w:type="gramEnd"/>
        <w:r w:rsidR="006A6268">
          <w:rPr>
            <w:rFonts w:asciiTheme="minorHAnsi" w:hAnsiTheme="minorHAnsi" w:cstheme="minorHAnsi"/>
          </w:rPr>
          <w:t>6.</w:t>
        </w:r>
      </w:ins>
    </w:p>
    <w:p w:rsidR="008D4A1D" w:rsidRDefault="008D4A1D" w:rsidP="008D4A1D">
      <w:pPr>
        <w:pStyle w:val="ListParagraph"/>
        <w:numPr>
          <w:ilvl w:val="0"/>
          <w:numId w:val="8"/>
        </w:numPr>
        <w:spacing w:after="60"/>
        <w:contextualSpacing/>
        <w:jc w:val="both"/>
        <w:rPr>
          <w:ins w:id="65" w:author="Sangita Agarwal" w:date="2018-02-01T20:53:00Z"/>
          <w:rFonts w:asciiTheme="minorHAnsi" w:hAnsiTheme="minorHAnsi" w:cstheme="minorHAnsi"/>
        </w:rPr>
      </w:pPr>
      <w:ins w:id="66" w:author="Sangita Agarwal" w:date="2018-02-01T20:52:00Z">
        <w:r>
          <w:rPr>
            <w:rFonts w:asciiTheme="minorHAnsi" w:hAnsiTheme="minorHAnsi" w:cstheme="minorHAnsi"/>
          </w:rPr>
          <w:t xml:space="preserve">Another Reporting User Story is for the Daily Efficiency Report. </w:t>
        </w:r>
      </w:ins>
      <w:ins w:id="67" w:author="Sangita Agarwal" w:date="2018-02-01T20:53:00Z">
        <w:r>
          <w:rPr>
            <w:rFonts w:asciiTheme="minorHAnsi" w:hAnsiTheme="minorHAnsi" w:cstheme="minorHAnsi"/>
          </w:rPr>
          <w:t xml:space="preserve">A job </w:t>
        </w:r>
        <w:proofErr w:type="gramStart"/>
        <w:r>
          <w:rPr>
            <w:rFonts w:asciiTheme="minorHAnsi" w:hAnsiTheme="minorHAnsi" w:cstheme="minorHAnsi"/>
          </w:rPr>
          <w:t>will be scheduled</w:t>
        </w:r>
        <w:proofErr w:type="gramEnd"/>
        <w:r>
          <w:rPr>
            <w:rFonts w:asciiTheme="minorHAnsi" w:hAnsiTheme="minorHAnsi" w:cstheme="minorHAnsi"/>
          </w:rPr>
          <w:t xml:space="preserve"> to generate the Efficiency Report using the data from Collection “</w:t>
        </w:r>
        <w:proofErr w:type="spellStart"/>
        <w:r>
          <w:rPr>
            <w:rFonts w:asciiTheme="minorHAnsi" w:hAnsiTheme="minorHAnsi" w:cstheme="minorHAnsi"/>
          </w:rPr>
          <w:t>techDispatchDetails</w:t>
        </w:r>
        <w:proofErr w:type="spellEnd"/>
        <w:r>
          <w:rPr>
            <w:rFonts w:asciiTheme="minorHAnsi" w:hAnsiTheme="minorHAnsi" w:cstheme="minorHAnsi"/>
          </w:rPr>
          <w:t xml:space="preserve">” at 2am. </w:t>
        </w:r>
      </w:ins>
    </w:p>
    <w:p w:rsidR="008D4A1D" w:rsidRDefault="008D4A1D" w:rsidP="008D4A1D">
      <w:pPr>
        <w:pStyle w:val="ListParagraph"/>
        <w:numPr>
          <w:ilvl w:val="0"/>
          <w:numId w:val="8"/>
        </w:numPr>
        <w:spacing w:after="60"/>
        <w:contextualSpacing/>
        <w:jc w:val="both"/>
        <w:rPr>
          <w:ins w:id="68" w:author="Sangita Agarwal" w:date="2018-02-01T20:53:00Z"/>
          <w:rFonts w:asciiTheme="minorHAnsi" w:hAnsiTheme="minorHAnsi" w:cstheme="minorHAnsi"/>
        </w:rPr>
      </w:pPr>
      <w:ins w:id="69" w:author="Sangita Agarwal" w:date="2018-02-01T20:53:00Z">
        <w:r>
          <w:rPr>
            <w:rFonts w:asciiTheme="minorHAnsi" w:hAnsiTheme="minorHAnsi" w:cstheme="minorHAnsi"/>
          </w:rPr>
          <w:t xml:space="preserve">The job will publish the report on DMaaP. </w:t>
        </w:r>
      </w:ins>
    </w:p>
    <w:p w:rsidR="008D4A1D" w:rsidRDefault="008D4A1D" w:rsidP="008D4A1D">
      <w:pPr>
        <w:pStyle w:val="ListParagraph"/>
        <w:spacing w:after="60"/>
        <w:contextualSpacing/>
        <w:jc w:val="both"/>
        <w:rPr>
          <w:rFonts w:asciiTheme="minorHAnsi" w:hAnsiTheme="minorHAnsi" w:cstheme="minorHAnsi"/>
        </w:rPr>
        <w:pPrChange w:id="70" w:author="Sangita Agarwal" w:date="2018-02-01T20:53:00Z">
          <w:pPr>
            <w:pStyle w:val="ListParagraph"/>
            <w:numPr>
              <w:numId w:val="8"/>
            </w:numPr>
            <w:spacing w:after="60"/>
            <w:ind w:hanging="360"/>
            <w:contextualSpacing/>
            <w:jc w:val="both"/>
          </w:pPr>
        </w:pPrChange>
      </w:pPr>
    </w:p>
    <w:p w:rsidR="00953671" w:rsidRDefault="00953671" w:rsidP="00953671">
      <w:pPr>
        <w:rPr>
          <w:rFonts w:asciiTheme="minorHAnsi" w:hAnsiTheme="minorHAnsi" w:cstheme="minorHAnsi"/>
          <w:b/>
        </w:rPr>
      </w:pPr>
    </w:p>
    <w:p w:rsidR="00953671" w:rsidRPr="00994E45" w:rsidRDefault="00953671" w:rsidP="00953671">
      <w:pPr>
        <w:pStyle w:val="Heading2"/>
        <w:rPr>
          <w:rFonts w:asciiTheme="minorHAnsi" w:hAnsiTheme="minorHAnsi" w:cstheme="minorHAnsi"/>
        </w:rPr>
      </w:pPr>
      <w:bookmarkStart w:id="71" w:name="_Toc502860901"/>
      <w:r w:rsidRPr="00653DB3">
        <w:rPr>
          <w:rFonts w:asciiTheme="minorHAnsi" w:hAnsiTheme="minorHAnsi" w:cstheme="minorHAnsi"/>
        </w:rPr>
        <w:t>SECTION 5 :  SOFTWARE &amp; TECHNOLOGY DETAILS</w:t>
      </w:r>
      <w:bookmarkStart w:id="72" w:name="_Toc433383467"/>
      <w:bookmarkStart w:id="73" w:name="_Toc456958731"/>
      <w:bookmarkStart w:id="74" w:name="_Toc456959042"/>
      <w:bookmarkEnd w:id="71"/>
    </w:p>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Pr>
      <w:tblGrid>
        <w:gridCol w:w="2088"/>
        <w:gridCol w:w="2186"/>
        <w:gridCol w:w="4924"/>
      </w:tblGrid>
      <w:tr w:rsidR="00953671" w:rsidRPr="00994E45" w:rsidTr="00E52F44">
        <w:trPr>
          <w:cantSplit/>
          <w:tblHeader/>
        </w:trPr>
        <w:tc>
          <w:tcPr>
            <w:tcW w:w="2088" w:type="dxa"/>
            <w:shd w:val="clear" w:color="auto" w:fill="D9D9D9"/>
          </w:tcPr>
          <w:bookmarkEnd w:id="72"/>
          <w:bookmarkEnd w:id="73"/>
          <w:bookmarkEnd w:id="74"/>
          <w:p w:rsidR="00953671" w:rsidRPr="00994E45" w:rsidRDefault="00953671" w:rsidP="00E52F44">
            <w:pPr>
              <w:jc w:val="center"/>
              <w:rPr>
                <w:rFonts w:asciiTheme="minorHAnsi" w:hAnsiTheme="minorHAnsi" w:cstheme="minorHAnsi"/>
                <w:b/>
                <w:color w:val="000000"/>
              </w:rPr>
            </w:pPr>
            <w:r w:rsidRPr="00994E45">
              <w:rPr>
                <w:rFonts w:asciiTheme="minorHAnsi" w:hAnsiTheme="minorHAnsi" w:cstheme="minorHAnsi"/>
                <w:b/>
                <w:color w:val="000000"/>
              </w:rPr>
              <w:lastRenderedPageBreak/>
              <w:t>Component</w:t>
            </w:r>
          </w:p>
        </w:tc>
        <w:tc>
          <w:tcPr>
            <w:tcW w:w="2186" w:type="dxa"/>
            <w:shd w:val="clear" w:color="auto" w:fill="D9D9D9"/>
          </w:tcPr>
          <w:p w:rsidR="00953671" w:rsidRPr="00994E45" w:rsidRDefault="00953671" w:rsidP="00E52F44">
            <w:pPr>
              <w:jc w:val="center"/>
              <w:rPr>
                <w:rFonts w:asciiTheme="minorHAnsi" w:hAnsiTheme="minorHAnsi" w:cstheme="minorHAnsi"/>
                <w:b/>
                <w:color w:val="000000"/>
              </w:rPr>
            </w:pPr>
            <w:r w:rsidRPr="00994E45">
              <w:rPr>
                <w:rFonts w:asciiTheme="minorHAnsi" w:hAnsiTheme="minorHAnsi" w:cstheme="minorHAnsi"/>
                <w:b/>
                <w:color w:val="000000"/>
              </w:rPr>
              <w:t>Version</w:t>
            </w:r>
          </w:p>
        </w:tc>
        <w:tc>
          <w:tcPr>
            <w:tcW w:w="4924" w:type="dxa"/>
            <w:shd w:val="clear" w:color="auto" w:fill="D9D9D9"/>
          </w:tcPr>
          <w:p w:rsidR="00953671" w:rsidRPr="00994E45" w:rsidRDefault="00953671" w:rsidP="00E52F44">
            <w:pPr>
              <w:jc w:val="center"/>
              <w:rPr>
                <w:rFonts w:asciiTheme="minorHAnsi" w:hAnsiTheme="minorHAnsi" w:cstheme="minorHAnsi"/>
                <w:b/>
                <w:color w:val="000000"/>
              </w:rPr>
            </w:pPr>
            <w:r w:rsidRPr="00994E45">
              <w:rPr>
                <w:rFonts w:asciiTheme="minorHAnsi" w:hAnsiTheme="minorHAnsi" w:cstheme="minorHAnsi"/>
                <w:b/>
                <w:color w:val="000000"/>
              </w:rPr>
              <w:t>Used for?</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OS</w:t>
            </w:r>
          </w:p>
        </w:tc>
        <w:tc>
          <w:tcPr>
            <w:tcW w:w="2186" w:type="dxa"/>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Red Hat Enterprise Linux  6.5 or above , 64-bit</w:t>
            </w:r>
          </w:p>
        </w:tc>
        <w:tc>
          <w:tcPr>
            <w:tcW w:w="4924" w:type="dxa"/>
            <w:vAlign w:val="center"/>
          </w:tcPr>
          <w:p w:rsidR="00953671" w:rsidRPr="00994E45" w:rsidRDefault="00953671" w:rsidP="00E52F44">
            <w:pPr>
              <w:rPr>
                <w:rFonts w:asciiTheme="minorHAnsi" w:hAnsiTheme="minorHAnsi" w:cstheme="minorHAnsi"/>
                <w:color w:val="000000"/>
              </w:rPr>
            </w:pPr>
            <w:r w:rsidRPr="00994E45">
              <w:rPr>
                <w:rFonts w:asciiTheme="minorHAnsi" w:hAnsiTheme="minorHAnsi" w:cstheme="minorHAnsi"/>
                <w:color w:val="000000"/>
              </w:rPr>
              <w:t>Operating system running on virtual machines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JDK</w:t>
            </w:r>
          </w:p>
        </w:tc>
        <w:tc>
          <w:tcPr>
            <w:tcW w:w="2186" w:type="dxa"/>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Oracle JDK 1.7.0_65</w:t>
            </w:r>
          </w:p>
        </w:tc>
        <w:tc>
          <w:tcPr>
            <w:tcW w:w="4924" w:type="dxa"/>
            <w:vAlign w:val="center"/>
          </w:tcPr>
          <w:p w:rsidR="00953671" w:rsidRPr="00994E45" w:rsidRDefault="00953671" w:rsidP="00E52F44">
            <w:pPr>
              <w:rPr>
                <w:rFonts w:asciiTheme="minorHAnsi" w:hAnsiTheme="minorHAnsi" w:cstheme="minorHAnsi"/>
                <w:color w:val="000000"/>
              </w:rPr>
            </w:pP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Apache Zookeeper</w:t>
            </w:r>
          </w:p>
        </w:tc>
        <w:tc>
          <w:tcPr>
            <w:tcW w:w="2186" w:type="dxa"/>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Bundled as part of HDP</w:t>
            </w:r>
          </w:p>
        </w:tc>
        <w:tc>
          <w:tcPr>
            <w:tcW w:w="4924" w:type="dxa"/>
            <w:vAlign w:val="center"/>
          </w:tcPr>
          <w:p w:rsidR="00953671" w:rsidRPr="00994E45" w:rsidRDefault="00953671" w:rsidP="00E52F44">
            <w:pPr>
              <w:rPr>
                <w:rFonts w:asciiTheme="minorHAnsi" w:hAnsiTheme="minorHAnsi" w:cstheme="minorHAnsi"/>
                <w:color w:val="000000"/>
                <w:sz w:val="22"/>
                <w:szCs w:val="22"/>
              </w:rPr>
            </w:pPr>
            <w:r w:rsidRPr="00994E45">
              <w:rPr>
                <w:rFonts w:asciiTheme="minorHAnsi" w:hAnsiTheme="minorHAnsi" w:cstheme="minorHAnsi"/>
                <w:color w:val="000000"/>
              </w:rPr>
              <w:t>Zookeeper would be used for managing Kafka clusters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Apache Spark</w:t>
            </w:r>
          </w:p>
        </w:tc>
        <w:tc>
          <w:tcPr>
            <w:tcW w:w="2186" w:type="dxa"/>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Bundled as part of HDP. Version 1.6.1</w:t>
            </w:r>
          </w:p>
        </w:tc>
        <w:tc>
          <w:tcPr>
            <w:tcW w:w="4924" w:type="dxa"/>
            <w:vAlign w:val="center"/>
          </w:tcPr>
          <w:p w:rsidR="00953671" w:rsidRPr="00994E45" w:rsidRDefault="00953671" w:rsidP="00E52F44">
            <w:pPr>
              <w:rPr>
                <w:rFonts w:asciiTheme="minorHAnsi" w:hAnsiTheme="minorHAnsi" w:cstheme="minorHAnsi"/>
                <w:color w:val="000000"/>
              </w:rPr>
            </w:pPr>
            <w:r w:rsidRPr="00994E45">
              <w:rPr>
                <w:rFonts w:asciiTheme="minorHAnsi" w:hAnsiTheme="minorHAnsi" w:cstheme="minorHAnsi"/>
                <w:color w:val="000000"/>
              </w:rPr>
              <w:t xml:space="preserve">Used for streaming of kafka topics for sources like EDGE, VTS, </w:t>
            </w:r>
          </w:p>
          <w:p w:rsidR="00953671" w:rsidRPr="00994E45" w:rsidRDefault="00953671" w:rsidP="00E52F44">
            <w:pPr>
              <w:rPr>
                <w:rFonts w:asciiTheme="minorHAnsi" w:hAnsiTheme="minorHAnsi" w:cstheme="minorHAnsi"/>
                <w:color w:val="000000"/>
              </w:rPr>
            </w:pP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Apache Kafka</w:t>
            </w:r>
          </w:p>
        </w:tc>
        <w:tc>
          <w:tcPr>
            <w:tcW w:w="2186" w:type="dxa"/>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Bundled as part of HDP. Version 0.9.0.1</w:t>
            </w:r>
          </w:p>
        </w:tc>
        <w:tc>
          <w:tcPr>
            <w:tcW w:w="4924" w:type="dxa"/>
            <w:vAlign w:val="center"/>
          </w:tcPr>
          <w:p w:rsidR="00953671" w:rsidRPr="00994E45" w:rsidRDefault="00953671" w:rsidP="00E52F44">
            <w:pPr>
              <w:rPr>
                <w:rFonts w:asciiTheme="minorHAnsi" w:hAnsiTheme="minorHAnsi" w:cstheme="minorHAnsi"/>
                <w:color w:val="000000"/>
              </w:rPr>
            </w:pPr>
            <w:r w:rsidRPr="00994E45">
              <w:rPr>
                <w:rFonts w:asciiTheme="minorHAnsi" w:hAnsiTheme="minorHAnsi" w:cstheme="minorHAnsi"/>
              </w:rPr>
              <w:t>Distributed, partitioned, replicated commit log service providing the functionality of a messaging system</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994E45" w:rsidRDefault="00953671" w:rsidP="00E52F44">
            <w:pPr>
              <w:rPr>
                <w:rFonts w:asciiTheme="minorHAnsi" w:hAnsiTheme="minorHAnsi" w:cstheme="minorHAnsi"/>
                <w:lang w:val="en-GB"/>
              </w:rPr>
            </w:pPr>
            <w:r w:rsidRPr="00994E45">
              <w:rPr>
                <w:rFonts w:asciiTheme="minorHAnsi" w:hAnsiTheme="minorHAnsi" w:cstheme="minorHAnsi"/>
                <w:lang w:val="en-GB"/>
              </w:rPr>
              <w:t>MongoDB</w:t>
            </w:r>
          </w:p>
        </w:tc>
        <w:tc>
          <w:tcPr>
            <w:tcW w:w="2186" w:type="dxa"/>
          </w:tcPr>
          <w:p w:rsidR="00953671" w:rsidRPr="00994E45" w:rsidRDefault="00953671" w:rsidP="00E52F44">
            <w:pPr>
              <w:rPr>
                <w:rFonts w:asciiTheme="minorHAnsi" w:hAnsiTheme="minorHAnsi" w:cstheme="minorHAnsi"/>
                <w:lang w:val="en-GB"/>
              </w:rPr>
            </w:pPr>
          </w:p>
        </w:tc>
        <w:tc>
          <w:tcPr>
            <w:tcW w:w="4924" w:type="dxa"/>
            <w:vAlign w:val="center"/>
          </w:tcPr>
          <w:p w:rsidR="00953671" w:rsidRPr="00994E45" w:rsidRDefault="00953671" w:rsidP="00D62128">
            <w:pPr>
              <w:rPr>
                <w:rFonts w:asciiTheme="minorHAnsi" w:hAnsiTheme="minorHAnsi" w:cstheme="minorHAnsi"/>
                <w:color w:val="000000"/>
              </w:rPr>
            </w:pPr>
            <w:r w:rsidRPr="00994E45">
              <w:rPr>
                <w:rFonts w:asciiTheme="minorHAnsi" w:hAnsiTheme="minorHAnsi" w:cstheme="minorHAnsi"/>
                <w:color w:val="000000"/>
              </w:rPr>
              <w:t>Document based data storage to be used for storing the Dispatch event details. The data stored in the database is used as in future for real time analytics.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994E45" w:rsidRDefault="00953671" w:rsidP="00E52F44">
            <w:pPr>
              <w:rPr>
                <w:rFonts w:asciiTheme="minorHAnsi" w:hAnsiTheme="minorHAnsi" w:cstheme="minorHAnsi"/>
                <w:lang w:val="en-GB"/>
              </w:rPr>
            </w:pPr>
            <w:r>
              <w:rPr>
                <w:rFonts w:asciiTheme="minorHAnsi" w:hAnsiTheme="minorHAnsi" w:cstheme="minorHAnsi"/>
                <w:lang w:val="en-GB"/>
              </w:rPr>
              <w:t>Camunda</w:t>
            </w:r>
          </w:p>
        </w:tc>
        <w:tc>
          <w:tcPr>
            <w:tcW w:w="2186" w:type="dxa"/>
          </w:tcPr>
          <w:p w:rsidR="00953671" w:rsidRPr="00994E45" w:rsidRDefault="00953671" w:rsidP="00E52F44">
            <w:pPr>
              <w:rPr>
                <w:rFonts w:asciiTheme="minorHAnsi" w:hAnsiTheme="minorHAnsi" w:cstheme="minorHAnsi"/>
                <w:lang w:val="en-GB"/>
              </w:rPr>
            </w:pPr>
          </w:p>
        </w:tc>
        <w:tc>
          <w:tcPr>
            <w:tcW w:w="4924" w:type="dxa"/>
            <w:vAlign w:val="center"/>
          </w:tcPr>
          <w:p w:rsidR="00953671" w:rsidRPr="00994E45" w:rsidRDefault="00953671" w:rsidP="00E52F44">
            <w:pPr>
              <w:rPr>
                <w:rFonts w:asciiTheme="minorHAnsi" w:hAnsiTheme="minorHAnsi" w:cstheme="minorHAnsi"/>
                <w:color w:val="000000"/>
              </w:rPr>
            </w:pPr>
            <w:r>
              <w:rPr>
                <w:rFonts w:asciiTheme="minorHAnsi" w:hAnsiTheme="minorHAnsi" w:cstheme="minorHAnsi"/>
                <w:color w:val="000000"/>
              </w:rPr>
              <w:t xml:space="preserve">For Business Process Management. </w:t>
            </w:r>
            <w:r w:rsidR="00D62128">
              <w:rPr>
                <w:rFonts w:asciiTheme="minorHAnsi" w:hAnsiTheme="minorHAnsi" w:cstheme="minorHAnsi"/>
                <w:color w:val="000000"/>
              </w:rPr>
              <w:t>Designing</w:t>
            </w:r>
            <w:r>
              <w:rPr>
                <w:rFonts w:asciiTheme="minorHAnsi" w:hAnsiTheme="minorHAnsi" w:cstheme="minorHAnsi"/>
                <w:color w:val="000000"/>
              </w:rPr>
              <w:t xml:space="preserve"> workflows and actions. </w:t>
            </w:r>
          </w:p>
        </w:tc>
      </w:tr>
    </w:tbl>
    <w:p w:rsidR="00953671" w:rsidRPr="00994E45" w:rsidRDefault="00953671" w:rsidP="00953671">
      <w:pPr>
        <w:rPr>
          <w:rFonts w:asciiTheme="minorHAnsi" w:hAnsiTheme="minorHAnsi" w:cstheme="minorHAnsi"/>
        </w:rPr>
      </w:pPr>
    </w:p>
    <w:p w:rsidR="00953671" w:rsidRPr="00994E45" w:rsidRDefault="00953671" w:rsidP="00953671">
      <w:pPr>
        <w:rPr>
          <w:rFonts w:asciiTheme="minorHAnsi" w:hAnsiTheme="minorHAnsi" w:cstheme="minorHAnsi"/>
        </w:rPr>
      </w:pPr>
    </w:p>
    <w:p w:rsidR="00953671" w:rsidRPr="00397B07" w:rsidRDefault="00953671" w:rsidP="00953671">
      <w:pPr>
        <w:rPr>
          <w:rFonts w:asciiTheme="minorHAnsi" w:hAnsiTheme="minorHAnsi" w:cstheme="minorHAnsi"/>
          <w:b/>
          <w:bCs/>
          <w:szCs w:val="26"/>
        </w:rPr>
      </w:pPr>
      <w:bookmarkStart w:id="75" w:name="_Toc456959043"/>
      <w:r w:rsidRPr="00397B07">
        <w:rPr>
          <w:rFonts w:asciiTheme="minorHAnsi" w:hAnsiTheme="minorHAnsi" w:cstheme="minorHAnsi"/>
          <w:b/>
        </w:rPr>
        <w:t>Software Technology Details</w:t>
      </w:r>
      <w:bookmarkEnd w:id="75"/>
    </w:p>
    <w:p w:rsidR="00953671" w:rsidRPr="00B00DFE" w:rsidRDefault="00953671" w:rsidP="00B00DFE">
      <w:pPr>
        <w:contextualSpacing/>
        <w:rPr>
          <w:rFonts w:asciiTheme="minorHAnsi" w:hAnsiTheme="minorHAnsi" w:cstheme="minorHAnsi"/>
        </w:rPr>
      </w:pPr>
      <w:bookmarkStart w:id="76" w:name="_Toc455492400"/>
      <w:bookmarkStart w:id="77" w:name="_Toc455492575"/>
      <w:bookmarkStart w:id="78" w:name="_Toc455492681"/>
      <w:bookmarkStart w:id="79" w:name="_Toc456615341"/>
      <w:bookmarkStart w:id="80" w:name="_Toc456615764"/>
      <w:bookmarkStart w:id="81" w:name="_Toc456958733"/>
      <w:bookmarkStart w:id="82" w:name="_Toc456959044"/>
      <w:r w:rsidRPr="00B00DFE">
        <w:rPr>
          <w:rFonts w:asciiTheme="minorHAnsi" w:hAnsiTheme="minorHAnsi" w:cstheme="minorHAnsi"/>
        </w:rPr>
        <w:t>Following software will be used for development and deployment of Raptor artifacts:</w:t>
      </w:r>
      <w:bookmarkEnd w:id="76"/>
      <w:bookmarkEnd w:id="77"/>
      <w:bookmarkEnd w:id="78"/>
      <w:bookmarkEnd w:id="79"/>
      <w:bookmarkEnd w:id="80"/>
      <w:bookmarkEnd w:id="81"/>
      <w:bookmarkEnd w:id="82"/>
    </w:p>
    <w:p w:rsidR="00953671" w:rsidRPr="00994E45" w:rsidRDefault="00953671" w:rsidP="00953671">
      <w:pPr>
        <w:pStyle w:val="ListParagraph"/>
        <w:ind w:left="1080"/>
        <w:contextualSpacing/>
        <w:rPr>
          <w:rFonts w:asciiTheme="minorHAnsi" w:hAnsiTheme="minorHAnsi" w:cstheme="minorHAnsi"/>
          <w:sz w:val="20"/>
          <w:szCs w:val="20"/>
        </w:rPr>
      </w:pPr>
      <w:r w:rsidRPr="00994E45">
        <w:rPr>
          <w:rFonts w:asciiTheme="minorHAnsi" w:hAnsiTheme="minorHAnsi" w:cstheme="minorHAnsi"/>
          <w:sz w:val="20"/>
          <w:szCs w:val="20"/>
        </w:rPr>
        <w:t>Scala 2.10</w:t>
      </w:r>
    </w:p>
    <w:p w:rsidR="00953671" w:rsidRPr="00994E45" w:rsidRDefault="00953671" w:rsidP="00953671">
      <w:pPr>
        <w:pStyle w:val="ListParagraph"/>
        <w:ind w:left="1080"/>
        <w:contextualSpacing/>
        <w:rPr>
          <w:rFonts w:asciiTheme="minorHAnsi" w:hAnsiTheme="minorHAnsi" w:cstheme="minorHAnsi"/>
          <w:sz w:val="20"/>
          <w:szCs w:val="20"/>
        </w:rPr>
      </w:pPr>
      <w:r w:rsidRPr="00994E45">
        <w:rPr>
          <w:rFonts w:asciiTheme="minorHAnsi" w:hAnsiTheme="minorHAnsi" w:cstheme="minorHAnsi"/>
          <w:sz w:val="20"/>
          <w:szCs w:val="20"/>
        </w:rPr>
        <w:t>Java 1.7</w:t>
      </w:r>
    </w:p>
    <w:p w:rsidR="00953671" w:rsidRDefault="00953671" w:rsidP="00953671">
      <w:pPr>
        <w:pStyle w:val="ListParagraph"/>
        <w:ind w:left="1080"/>
        <w:contextualSpacing/>
        <w:rPr>
          <w:rFonts w:asciiTheme="minorHAnsi" w:hAnsiTheme="minorHAnsi" w:cstheme="minorHAnsi"/>
          <w:sz w:val="20"/>
          <w:szCs w:val="20"/>
        </w:rPr>
      </w:pPr>
      <w:r w:rsidRPr="00994E45">
        <w:rPr>
          <w:rFonts w:asciiTheme="minorHAnsi" w:hAnsiTheme="minorHAnsi" w:cstheme="minorHAnsi"/>
          <w:sz w:val="20"/>
          <w:szCs w:val="20"/>
        </w:rPr>
        <w:t>Restful web services</w:t>
      </w:r>
    </w:p>
    <w:p w:rsidR="00953671" w:rsidRDefault="00953671" w:rsidP="00953671">
      <w:pPr>
        <w:pStyle w:val="ListParagraph"/>
        <w:ind w:left="1080"/>
        <w:contextualSpacing/>
        <w:rPr>
          <w:rFonts w:asciiTheme="minorHAnsi" w:hAnsiTheme="minorHAnsi" w:cstheme="minorHAnsi"/>
          <w:sz w:val="20"/>
          <w:szCs w:val="20"/>
        </w:rPr>
      </w:pPr>
      <w:r>
        <w:rPr>
          <w:rFonts w:asciiTheme="minorHAnsi" w:hAnsiTheme="minorHAnsi" w:cstheme="minorHAnsi"/>
          <w:sz w:val="20"/>
          <w:szCs w:val="20"/>
        </w:rPr>
        <w:t>Camunda</w:t>
      </w:r>
    </w:p>
    <w:p w:rsidR="002E0FF9" w:rsidRPr="00994E45" w:rsidRDefault="002E0FF9" w:rsidP="00953671">
      <w:pPr>
        <w:pStyle w:val="ListParagraph"/>
        <w:ind w:left="1080"/>
        <w:contextualSpacing/>
        <w:rPr>
          <w:rFonts w:asciiTheme="minorHAnsi" w:hAnsiTheme="minorHAnsi" w:cstheme="minorHAnsi"/>
          <w:sz w:val="20"/>
          <w:szCs w:val="20"/>
        </w:rPr>
      </w:pPr>
      <w:r>
        <w:rPr>
          <w:rFonts w:asciiTheme="minorHAnsi" w:hAnsiTheme="minorHAnsi" w:cstheme="minorHAnsi"/>
          <w:sz w:val="20"/>
          <w:szCs w:val="20"/>
        </w:rPr>
        <w:t>HTTP</w:t>
      </w:r>
    </w:p>
    <w:p w:rsidR="00953671" w:rsidRDefault="00953671" w:rsidP="00953671"/>
    <w:p w:rsidR="00953671" w:rsidRDefault="00953671" w:rsidP="00953671"/>
    <w:p w:rsidR="00953671" w:rsidRPr="00653DB3" w:rsidRDefault="00953671" w:rsidP="00953671"/>
    <w:p w:rsidR="00953671" w:rsidRPr="00DD7857" w:rsidRDefault="005319F9" w:rsidP="00953671">
      <w:pPr>
        <w:pStyle w:val="Heading2"/>
      </w:pPr>
      <w:bookmarkStart w:id="83" w:name="_Toc502860902"/>
      <w:r>
        <w:t xml:space="preserve">SECTION </w:t>
      </w:r>
      <w:r w:rsidR="008B4775">
        <w:t>6</w:t>
      </w:r>
      <w:r>
        <w:t xml:space="preserve"> :</w:t>
      </w:r>
      <w:r w:rsidR="008B4775">
        <w:t xml:space="preserve"> </w:t>
      </w:r>
      <w:r w:rsidR="00953671" w:rsidRPr="00DD7857">
        <w:t>Design Decisions</w:t>
      </w:r>
      <w:bookmarkEnd w:id="20"/>
      <w:bookmarkEnd w:id="21"/>
      <w:bookmarkEnd w:id="22"/>
      <w:bookmarkEnd w:id="83"/>
      <w:r w:rsidR="00953671" w:rsidRPr="00DD7857">
        <w:t xml:space="preserve"> </w:t>
      </w:r>
    </w:p>
    <w:p w:rsidR="00953671" w:rsidRPr="000E5B66" w:rsidRDefault="000E5B66" w:rsidP="005770C9">
      <w:pPr>
        <w:ind w:left="360"/>
        <w:rPr>
          <w:rFonts w:ascii="Calibri" w:hAnsi="Calibri" w:cs="Calibri"/>
        </w:rPr>
      </w:pPr>
      <w:r>
        <w:rPr>
          <w:rFonts w:ascii="Calibri" w:hAnsi="Calibri" w:cs="Calibri"/>
          <w:b/>
          <w:sz w:val="28"/>
        </w:rPr>
        <w:t xml:space="preserve">6.1  </w:t>
      </w:r>
      <w:r w:rsidR="00953671" w:rsidRPr="000E5B66">
        <w:rPr>
          <w:rFonts w:ascii="Calibri" w:hAnsi="Calibri" w:cs="Calibri"/>
          <w:b/>
          <w:sz w:val="28"/>
        </w:rPr>
        <w:t>Reporting Requirement of Truck Analytics to send Notification  Events</w:t>
      </w:r>
      <w:r w:rsidR="009C5443">
        <w:rPr>
          <w:rFonts w:ascii="Calibri" w:hAnsi="Calibri" w:cs="Calibri"/>
          <w:b/>
          <w:sz w:val="28"/>
        </w:rPr>
        <w:t xml:space="preserve"> History</w:t>
      </w:r>
      <w:r w:rsidR="009609E4">
        <w:rPr>
          <w:rFonts w:ascii="Calibri" w:hAnsi="Calibri" w:cs="Calibri"/>
          <w:b/>
          <w:sz w:val="28"/>
        </w:rPr>
        <w:t>.</w:t>
      </w:r>
      <w:r w:rsidR="00953671" w:rsidRPr="000E5B66">
        <w:rPr>
          <w:rFonts w:ascii="Calibri" w:hAnsi="Calibri" w:cs="Calibri"/>
          <w:b/>
          <w:sz w:val="28"/>
        </w:rPr>
        <w:t xml:space="preserve"> Kepler team will send </w:t>
      </w:r>
      <w:r w:rsidR="009C5443">
        <w:rPr>
          <w:rFonts w:ascii="Calibri" w:hAnsi="Calibri" w:cs="Calibri"/>
          <w:b/>
          <w:sz w:val="28"/>
        </w:rPr>
        <w:t>Notification history</w:t>
      </w:r>
      <w:r w:rsidR="00953671" w:rsidRPr="000E5B66">
        <w:rPr>
          <w:rFonts w:ascii="Calibri" w:hAnsi="Calibri" w:cs="Calibri"/>
          <w:b/>
          <w:sz w:val="28"/>
        </w:rPr>
        <w:t xml:space="preserve"> to Network One (NW1) Via DMaap Data Router in the Nightly Feed.</w:t>
      </w:r>
    </w:p>
    <w:p w:rsidR="00953671" w:rsidRPr="00FC70F9" w:rsidRDefault="00953671" w:rsidP="00953671">
      <w:pPr>
        <w:pStyle w:val="TableBullet"/>
        <w:numPr>
          <w:ilvl w:val="0"/>
          <w:numId w:val="0"/>
        </w:numPr>
        <w:rPr>
          <w:rFonts w:asciiTheme="minorHAnsi" w:hAnsiTheme="minorHAnsi" w:cstheme="minorHAnsi"/>
          <w:b/>
          <w:sz w:val="28"/>
        </w:rPr>
      </w:pPr>
    </w:p>
    <w:p w:rsidR="00953671" w:rsidRPr="00994E45" w:rsidRDefault="00953671" w:rsidP="00953671">
      <w:pPr>
        <w:rPr>
          <w:rFonts w:asciiTheme="minorHAnsi" w:eastAsiaTheme="minorHAnsi" w:hAnsiTheme="minorHAnsi" w:cstheme="minorHAnsi"/>
          <w:b/>
          <w:sz w:val="28"/>
          <w:szCs w:val="28"/>
        </w:rPr>
      </w:pPr>
    </w:p>
    <w:p w:rsidR="00953671" w:rsidRPr="00994E45" w:rsidRDefault="00953671" w:rsidP="00953671">
      <w:pPr>
        <w:pStyle w:val="Heading3"/>
        <w:rPr>
          <w:rFonts w:asciiTheme="minorHAnsi" w:hAnsiTheme="minorHAnsi" w:cstheme="minorHAnsi"/>
        </w:rPr>
      </w:pPr>
    </w:p>
    <w:tbl>
      <w:tblPr>
        <w:tblStyle w:val="TableGrid"/>
        <w:tblW w:w="0" w:type="auto"/>
        <w:tblLook w:val="04A0" w:firstRow="1" w:lastRow="0" w:firstColumn="1" w:lastColumn="0" w:noHBand="0" w:noVBand="1"/>
      </w:tblPr>
      <w:tblGrid>
        <w:gridCol w:w="850"/>
        <w:gridCol w:w="5200"/>
        <w:gridCol w:w="2966"/>
      </w:tblGrid>
      <w:tr w:rsidR="00953671" w:rsidRPr="00994E45" w:rsidTr="00E52F44">
        <w:tc>
          <w:tcPr>
            <w:tcW w:w="821"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rPr>
          <w:trHeight w:val="845"/>
        </w:trPr>
        <w:tc>
          <w:tcPr>
            <w:tcW w:w="821" w:type="dxa"/>
          </w:tcPr>
          <w:p w:rsidR="00953671" w:rsidRPr="00CE3ACD" w:rsidRDefault="00953671" w:rsidP="00CE3ACD">
            <w:pPr>
              <w:ind w:left="330"/>
              <w:rPr>
                <w:rFonts w:asciiTheme="minorHAnsi" w:hAnsiTheme="minorHAnsi" w:cstheme="minorHAnsi"/>
                <w:sz w:val="24"/>
              </w:rPr>
            </w:pPr>
            <w:bookmarkStart w:id="84" w:name="_Toc456615768"/>
            <w:bookmarkStart w:id="85" w:name="_Toc456958736"/>
            <w:bookmarkStart w:id="86" w:name="_Toc456959047"/>
            <w:r w:rsidRPr="00CE3ACD">
              <w:rPr>
                <w:rFonts w:asciiTheme="minorHAnsi" w:eastAsiaTheme="minorHAnsi" w:hAnsiTheme="minorHAnsi" w:cstheme="minorHAnsi"/>
                <w:sz w:val="24"/>
              </w:rPr>
              <w:t>6.1</w:t>
            </w:r>
            <w:bookmarkEnd w:id="84"/>
            <w:bookmarkEnd w:id="85"/>
            <w:bookmarkEnd w:id="86"/>
          </w:p>
        </w:tc>
        <w:tc>
          <w:tcPr>
            <w:tcW w:w="6374" w:type="dxa"/>
          </w:tcPr>
          <w:p w:rsidR="00953671" w:rsidRPr="00CE3ACD" w:rsidRDefault="00953671">
            <w:pPr>
              <w:ind w:left="330"/>
              <w:rPr>
                <w:rFonts w:asciiTheme="minorHAnsi" w:hAnsiTheme="minorHAnsi" w:cstheme="minorHAnsi"/>
                <w:sz w:val="24"/>
              </w:rPr>
            </w:pPr>
            <w:r w:rsidRPr="00CE3ACD">
              <w:rPr>
                <w:rFonts w:asciiTheme="minorHAnsi" w:hAnsiTheme="minorHAnsi" w:cstheme="minorHAnsi"/>
                <w:sz w:val="24"/>
              </w:rPr>
              <w:t xml:space="preserve">Reporting Requirement to send </w:t>
            </w:r>
            <w:r w:rsidRPr="0076513D">
              <w:rPr>
                <w:rFonts w:asciiTheme="minorHAnsi" w:hAnsiTheme="minorHAnsi" w:cstheme="minorHAnsi"/>
                <w:b/>
                <w:sz w:val="24"/>
              </w:rPr>
              <w:t>Notification</w:t>
            </w:r>
            <w:r w:rsidR="002E0FF9" w:rsidRPr="0076513D">
              <w:rPr>
                <w:rFonts w:asciiTheme="minorHAnsi" w:hAnsiTheme="minorHAnsi" w:cstheme="minorHAnsi"/>
                <w:b/>
                <w:sz w:val="24"/>
              </w:rPr>
              <w:t xml:space="preserve"> History</w:t>
            </w:r>
            <w:r w:rsidRPr="00CE3ACD">
              <w:rPr>
                <w:rFonts w:asciiTheme="minorHAnsi" w:hAnsiTheme="minorHAnsi" w:cstheme="minorHAnsi"/>
                <w:sz w:val="24"/>
              </w:rPr>
              <w:t xml:space="preserve"> via DMaap Data Router</w:t>
            </w:r>
          </w:p>
        </w:tc>
        <w:tc>
          <w:tcPr>
            <w:tcW w:w="3595" w:type="dxa"/>
          </w:tcPr>
          <w:p w:rsidR="00953671" w:rsidRPr="00CE3ACD" w:rsidRDefault="009F0C52" w:rsidP="00CE3ACD">
            <w:pPr>
              <w:ind w:left="330"/>
              <w:rPr>
                <w:rFonts w:asciiTheme="minorHAnsi" w:hAnsiTheme="minorHAnsi" w:cstheme="minorHAnsi"/>
                <w:b/>
              </w:rPr>
            </w:pPr>
            <w:r>
              <w:rPr>
                <w:rFonts w:asciiTheme="minorHAnsi" w:hAnsiTheme="minorHAnsi" w:cstheme="minorHAnsi"/>
                <w:b/>
              </w:rPr>
              <w:t>26265</w:t>
            </w:r>
            <w:r w:rsidR="002E0FF9">
              <w:rPr>
                <w:rFonts w:asciiTheme="minorHAnsi" w:hAnsiTheme="minorHAnsi" w:cstheme="minorHAnsi"/>
                <w:b/>
              </w:rPr>
              <w:t>1</w:t>
            </w:r>
          </w:p>
        </w:tc>
      </w:tr>
    </w:tbl>
    <w:p w:rsidR="00953671" w:rsidRDefault="00953671" w:rsidP="00953671">
      <w:pPr>
        <w:rPr>
          <w:rFonts w:asciiTheme="minorHAnsi" w:hAnsiTheme="minorHAnsi" w:cstheme="minorHAnsi"/>
          <w:sz w:val="22"/>
        </w:rPr>
      </w:pPr>
    </w:p>
    <w:p w:rsidR="00953671" w:rsidRDefault="00953671" w:rsidP="00953671">
      <w:pPr>
        <w:rPr>
          <w:rFonts w:asciiTheme="minorHAnsi" w:hAnsiTheme="minorHAnsi" w:cstheme="minorHAnsi"/>
          <w:sz w:val="22"/>
        </w:rPr>
      </w:pPr>
    </w:p>
    <w:p w:rsidR="00953671" w:rsidRPr="0076513D" w:rsidRDefault="00953671" w:rsidP="00953671">
      <w:pPr>
        <w:ind w:firstLine="720"/>
        <w:rPr>
          <w:rFonts w:asciiTheme="minorHAnsi" w:hAnsiTheme="minorHAnsi" w:cstheme="minorHAnsi"/>
          <w:sz w:val="24"/>
        </w:rPr>
      </w:pPr>
      <w:r w:rsidRPr="0076513D">
        <w:rPr>
          <w:rFonts w:asciiTheme="minorHAnsi" w:hAnsiTheme="minorHAnsi" w:cstheme="minorHAnsi"/>
          <w:sz w:val="24"/>
        </w:rPr>
        <w:t>Process flow will be as below:</w:t>
      </w:r>
    </w:p>
    <w:p w:rsidR="004E2A7A" w:rsidRPr="009074C4" w:rsidRDefault="004E2A7A" w:rsidP="004E2A7A">
      <w:pPr>
        <w:pStyle w:val="ListParagraph"/>
        <w:numPr>
          <w:ilvl w:val="0"/>
          <w:numId w:val="16"/>
        </w:numPr>
        <w:spacing w:after="160" w:line="259" w:lineRule="auto"/>
        <w:contextualSpacing/>
      </w:pPr>
      <w:r>
        <w:t xml:space="preserve">The Real time Truck Analytics application will collate the data of an entire day from </w:t>
      </w:r>
      <w:r w:rsidR="009C5443">
        <w:t>“n</w:t>
      </w:r>
      <w:r>
        <w:t>otificationHistory</w:t>
      </w:r>
      <w:r w:rsidR="009C5443">
        <w:t>”</w:t>
      </w:r>
      <w:r>
        <w:t xml:space="preserve"> Collection</w:t>
      </w:r>
      <w:r w:rsidR="009C5443">
        <w:t xml:space="preserve"> from MongoDB</w:t>
      </w:r>
      <w:r>
        <w:t xml:space="preserve">  into a File</w:t>
      </w:r>
      <w:r w:rsidRPr="004E2A7A">
        <w:t xml:space="preserve"> </w:t>
      </w:r>
      <w:r>
        <w:t>via a cron Job (java).</w:t>
      </w:r>
    </w:p>
    <w:p w:rsidR="004E2A7A" w:rsidRDefault="004E2A7A" w:rsidP="004E2A7A">
      <w:pPr>
        <w:pStyle w:val="ListParagraph"/>
        <w:numPr>
          <w:ilvl w:val="0"/>
          <w:numId w:val="16"/>
        </w:numPr>
        <w:spacing w:after="160" w:line="259" w:lineRule="auto"/>
        <w:contextualSpacing/>
      </w:pPr>
      <w:r>
        <w:t xml:space="preserve">The file will be prepared in csv/txt format. </w:t>
      </w:r>
    </w:p>
    <w:p w:rsidR="009C5443" w:rsidRDefault="009C5443" w:rsidP="004E2A7A">
      <w:pPr>
        <w:pStyle w:val="ListParagraph"/>
        <w:numPr>
          <w:ilvl w:val="0"/>
          <w:numId w:val="16"/>
        </w:numPr>
        <w:spacing w:after="160" w:line="259" w:lineRule="auto"/>
        <w:contextualSpacing/>
      </w:pPr>
      <w:r>
        <w:t>FileName will be mentioned in AID.</w:t>
      </w:r>
    </w:p>
    <w:p w:rsidR="004E2A7A" w:rsidRPr="00521F75" w:rsidRDefault="004E2A7A" w:rsidP="004E2A7A">
      <w:pPr>
        <w:pStyle w:val="ListParagraph"/>
        <w:numPr>
          <w:ilvl w:val="0"/>
          <w:numId w:val="16"/>
        </w:numPr>
        <w:spacing w:after="160" w:line="259" w:lineRule="auto"/>
        <w:contextualSpacing/>
      </w:pPr>
      <w:r w:rsidRPr="00D470DA">
        <w:rPr>
          <w:rFonts w:asciiTheme="minorHAnsi" w:hAnsiTheme="minorHAnsi" w:cstheme="minorHAnsi"/>
        </w:rPr>
        <w:t>SCHEDULE of NIGHTLY FEED:  2am</w:t>
      </w:r>
      <w:r w:rsidR="00997789">
        <w:rPr>
          <w:rFonts w:asciiTheme="minorHAnsi" w:hAnsiTheme="minorHAnsi" w:cstheme="minorHAnsi"/>
        </w:rPr>
        <w:t xml:space="preserve"> CST</w:t>
      </w:r>
      <w:r>
        <w:rPr>
          <w:rFonts w:asciiTheme="minorHAnsi" w:hAnsiTheme="minorHAnsi" w:cstheme="minorHAnsi"/>
        </w:rPr>
        <w:t>. Report will be</w:t>
      </w:r>
      <w:r w:rsidRPr="00D470DA">
        <w:rPr>
          <w:rFonts w:asciiTheme="minorHAnsi" w:hAnsiTheme="minorHAnsi" w:cstheme="minorHAnsi"/>
        </w:rPr>
        <w:t xml:space="preserve"> for previous day</w:t>
      </w:r>
    </w:p>
    <w:p w:rsidR="004E2A7A" w:rsidRDefault="004E2A7A" w:rsidP="004E2A7A">
      <w:pPr>
        <w:pStyle w:val="ListParagraph"/>
        <w:numPr>
          <w:ilvl w:val="0"/>
          <w:numId w:val="16"/>
        </w:numPr>
        <w:spacing w:after="160" w:line="259" w:lineRule="auto"/>
        <w:contextualSpacing/>
      </w:pPr>
      <w:r>
        <w:t>At the scheduled time, the report will be sent to DMaaP using the cron job.</w:t>
      </w:r>
    </w:p>
    <w:p w:rsidR="004E2A7A" w:rsidRDefault="004E2A7A" w:rsidP="004E2A7A">
      <w:pPr>
        <w:pStyle w:val="ListParagraph"/>
        <w:numPr>
          <w:ilvl w:val="0"/>
          <w:numId w:val="16"/>
        </w:numPr>
        <w:spacing w:after="160" w:line="259" w:lineRule="auto"/>
        <w:contextualSpacing/>
      </w:pPr>
      <w:r>
        <w:t>File will be published to the DMaaP Data Router Feed.</w:t>
      </w:r>
    </w:p>
    <w:p w:rsidR="00990B22" w:rsidRDefault="00990B22" w:rsidP="004E2A7A">
      <w:pPr>
        <w:pStyle w:val="ListParagraph"/>
        <w:numPr>
          <w:ilvl w:val="0"/>
          <w:numId w:val="16"/>
        </w:numPr>
        <w:spacing w:after="160" w:line="259" w:lineRule="auto"/>
        <w:contextualSpacing/>
      </w:pPr>
      <w:r>
        <w:t>Feed URL and details will be mentioned in  AID.</w:t>
      </w:r>
    </w:p>
    <w:p w:rsidR="004E2A7A" w:rsidRDefault="004E2A7A" w:rsidP="004E2A7A">
      <w:pPr>
        <w:pStyle w:val="ListParagraph"/>
        <w:numPr>
          <w:ilvl w:val="0"/>
          <w:numId w:val="16"/>
        </w:numPr>
        <w:spacing w:after="160" w:line="259" w:lineRule="auto"/>
        <w:contextualSpacing/>
      </w:pPr>
      <w:r>
        <w:t>If there is no notification history for entire day, then also we have to send the Not</w:t>
      </w:r>
      <w:r w:rsidR="00990B22">
        <w:t>i</w:t>
      </w:r>
      <w:r>
        <w:t xml:space="preserve">fication History Report Log with No data. </w:t>
      </w:r>
    </w:p>
    <w:p w:rsidR="004E2A7A" w:rsidRDefault="004E2A7A" w:rsidP="004E2A7A">
      <w:pPr>
        <w:pStyle w:val="ListParagraph"/>
        <w:numPr>
          <w:ilvl w:val="0"/>
          <w:numId w:val="16"/>
        </w:numPr>
        <w:spacing w:after="160" w:line="259" w:lineRule="auto"/>
        <w:contextualSpacing/>
      </w:pPr>
      <w:r>
        <w:t>Separate Document containing Kelper Truck Analytics AID to DMaaP will be communicated for this requirement.</w:t>
      </w:r>
    </w:p>
    <w:p w:rsidR="00600300" w:rsidRDefault="00600300" w:rsidP="00953671">
      <w:pPr>
        <w:ind w:firstLine="720"/>
        <w:rPr>
          <w:rFonts w:asciiTheme="minorHAnsi" w:hAnsiTheme="minorHAnsi" w:cstheme="minorHAnsi"/>
          <w:b/>
          <w:i/>
          <w:u w:val="single"/>
        </w:rPr>
      </w:pPr>
    </w:p>
    <w:p w:rsidR="00600300" w:rsidRDefault="00600300" w:rsidP="00953671">
      <w:pPr>
        <w:ind w:firstLine="720"/>
        <w:rPr>
          <w:rFonts w:asciiTheme="minorHAnsi" w:hAnsiTheme="minorHAnsi" w:cstheme="minorHAnsi"/>
          <w:b/>
          <w:i/>
          <w:u w:val="single"/>
        </w:rPr>
      </w:pPr>
    </w:p>
    <w:p w:rsidR="008B38D2" w:rsidRPr="000E5B66" w:rsidRDefault="008B38D2" w:rsidP="008B38D2">
      <w:pPr>
        <w:ind w:left="360"/>
        <w:rPr>
          <w:rFonts w:ascii="Calibri" w:hAnsi="Calibri" w:cs="Calibri"/>
        </w:rPr>
      </w:pPr>
      <w:r>
        <w:rPr>
          <w:rFonts w:ascii="Calibri" w:hAnsi="Calibri" w:cs="Calibri"/>
          <w:b/>
          <w:sz w:val="28"/>
        </w:rPr>
        <w:t xml:space="preserve">6.2  </w:t>
      </w:r>
      <w:r w:rsidRPr="000E5B66">
        <w:rPr>
          <w:rFonts w:ascii="Calibri" w:hAnsi="Calibri" w:cs="Calibri"/>
          <w:b/>
          <w:sz w:val="28"/>
        </w:rPr>
        <w:t xml:space="preserve">Reporting Requirement of Truck Analytics to send </w:t>
      </w:r>
      <w:r>
        <w:rPr>
          <w:rFonts w:ascii="Calibri" w:hAnsi="Calibri" w:cs="Calibri"/>
          <w:b/>
          <w:sz w:val="28"/>
        </w:rPr>
        <w:t>Efficiency</w:t>
      </w:r>
      <w:r w:rsidRPr="000E5B66">
        <w:rPr>
          <w:rFonts w:ascii="Calibri" w:hAnsi="Calibri" w:cs="Calibri"/>
          <w:b/>
          <w:sz w:val="28"/>
        </w:rPr>
        <w:t xml:space="preserve"> </w:t>
      </w:r>
      <w:r>
        <w:rPr>
          <w:rFonts w:ascii="Calibri" w:hAnsi="Calibri" w:cs="Calibri"/>
          <w:b/>
          <w:sz w:val="28"/>
        </w:rPr>
        <w:t>Report</w:t>
      </w:r>
      <w:r w:rsidRPr="000E5B66">
        <w:rPr>
          <w:rFonts w:ascii="Calibri" w:hAnsi="Calibri" w:cs="Calibri"/>
          <w:b/>
          <w:sz w:val="28"/>
        </w:rPr>
        <w:t xml:space="preserve"> to Network One (NW1) Via DMaap Data Router in the Nightly Feed.</w:t>
      </w:r>
    </w:p>
    <w:p w:rsidR="000A1FAC" w:rsidRDefault="000A1FAC" w:rsidP="00953671">
      <w:pPr>
        <w:ind w:firstLine="720"/>
        <w:rPr>
          <w:rFonts w:asciiTheme="minorHAnsi" w:hAnsiTheme="minorHAnsi" w:cstheme="minorHAnsi"/>
          <w:b/>
          <w:i/>
          <w:u w:val="single"/>
        </w:rPr>
      </w:pPr>
    </w:p>
    <w:tbl>
      <w:tblPr>
        <w:tblStyle w:val="TableGrid"/>
        <w:tblW w:w="0" w:type="auto"/>
        <w:tblLook w:val="04A0" w:firstRow="1" w:lastRow="0" w:firstColumn="1" w:lastColumn="0" w:noHBand="0" w:noVBand="1"/>
      </w:tblPr>
      <w:tblGrid>
        <w:gridCol w:w="850"/>
        <w:gridCol w:w="5200"/>
        <w:gridCol w:w="2966"/>
      </w:tblGrid>
      <w:tr w:rsidR="000A1FAC" w:rsidRPr="00994E45" w:rsidTr="00ED4745">
        <w:tc>
          <w:tcPr>
            <w:tcW w:w="821"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0A1FAC" w:rsidRPr="00994E45" w:rsidTr="00ED4745">
        <w:trPr>
          <w:trHeight w:val="845"/>
        </w:trPr>
        <w:tc>
          <w:tcPr>
            <w:tcW w:w="821" w:type="dxa"/>
          </w:tcPr>
          <w:p w:rsidR="000A1FAC" w:rsidRPr="00CE3ACD" w:rsidRDefault="000A1FAC">
            <w:pPr>
              <w:ind w:left="330"/>
              <w:rPr>
                <w:rFonts w:asciiTheme="minorHAnsi" w:hAnsiTheme="minorHAnsi" w:cstheme="minorHAnsi"/>
                <w:sz w:val="24"/>
              </w:rPr>
            </w:pPr>
            <w:r w:rsidRPr="00CE3ACD">
              <w:rPr>
                <w:rFonts w:asciiTheme="minorHAnsi" w:eastAsiaTheme="minorHAnsi" w:hAnsiTheme="minorHAnsi" w:cstheme="minorHAnsi"/>
                <w:sz w:val="24"/>
              </w:rPr>
              <w:t>6.</w:t>
            </w:r>
            <w:r>
              <w:rPr>
                <w:rFonts w:asciiTheme="minorHAnsi" w:eastAsiaTheme="minorHAnsi" w:hAnsiTheme="minorHAnsi" w:cstheme="minorHAnsi"/>
                <w:sz w:val="24"/>
              </w:rPr>
              <w:t>2</w:t>
            </w:r>
          </w:p>
        </w:tc>
        <w:tc>
          <w:tcPr>
            <w:tcW w:w="6374" w:type="dxa"/>
          </w:tcPr>
          <w:p w:rsidR="000A1FAC" w:rsidRPr="00CE3ACD" w:rsidRDefault="000A1FAC">
            <w:pPr>
              <w:ind w:left="330"/>
              <w:rPr>
                <w:rFonts w:asciiTheme="minorHAnsi" w:hAnsiTheme="minorHAnsi" w:cstheme="minorHAnsi"/>
                <w:sz w:val="24"/>
              </w:rPr>
            </w:pPr>
            <w:r w:rsidRPr="00CE3ACD">
              <w:rPr>
                <w:rFonts w:asciiTheme="minorHAnsi" w:hAnsiTheme="minorHAnsi" w:cstheme="minorHAnsi"/>
                <w:sz w:val="24"/>
              </w:rPr>
              <w:t>Reporting Requirement to send</w:t>
            </w:r>
            <w:r w:rsidRPr="0076513D">
              <w:rPr>
                <w:rFonts w:asciiTheme="minorHAnsi" w:hAnsiTheme="minorHAnsi" w:cstheme="minorHAnsi"/>
                <w:b/>
                <w:sz w:val="24"/>
              </w:rPr>
              <w:t xml:space="preserve"> Efficiency Report</w:t>
            </w:r>
            <w:r w:rsidRPr="00CE3ACD">
              <w:rPr>
                <w:rFonts w:asciiTheme="minorHAnsi" w:hAnsiTheme="minorHAnsi" w:cstheme="minorHAnsi"/>
                <w:sz w:val="24"/>
              </w:rPr>
              <w:t xml:space="preserve"> via DMaap Data Router</w:t>
            </w:r>
          </w:p>
        </w:tc>
        <w:tc>
          <w:tcPr>
            <w:tcW w:w="3595" w:type="dxa"/>
          </w:tcPr>
          <w:p w:rsidR="000A1FAC" w:rsidRPr="00CE3ACD" w:rsidRDefault="000A1FAC" w:rsidP="00ED4745">
            <w:pPr>
              <w:ind w:left="330"/>
              <w:rPr>
                <w:rFonts w:asciiTheme="minorHAnsi" w:hAnsiTheme="minorHAnsi" w:cstheme="minorHAnsi"/>
                <w:b/>
              </w:rPr>
            </w:pPr>
            <w:r>
              <w:rPr>
                <w:rFonts w:asciiTheme="minorHAnsi" w:hAnsiTheme="minorHAnsi" w:cstheme="minorHAnsi"/>
                <w:b/>
              </w:rPr>
              <w:t>262651</w:t>
            </w:r>
          </w:p>
        </w:tc>
      </w:tr>
    </w:tbl>
    <w:p w:rsidR="000A1FAC" w:rsidRDefault="000A1FAC" w:rsidP="00953671">
      <w:pPr>
        <w:ind w:firstLine="720"/>
        <w:rPr>
          <w:rFonts w:asciiTheme="minorHAnsi" w:hAnsiTheme="minorHAnsi" w:cstheme="minorHAnsi"/>
          <w:b/>
          <w:i/>
          <w:u w:val="single"/>
        </w:rPr>
      </w:pPr>
    </w:p>
    <w:p w:rsidR="000D670A" w:rsidRDefault="000D670A" w:rsidP="0076513D">
      <w:pPr>
        <w:ind w:left="1080"/>
        <w:rPr>
          <w:rFonts w:asciiTheme="minorHAnsi" w:hAnsiTheme="minorHAnsi" w:cstheme="minorHAnsi"/>
        </w:rPr>
      </w:pPr>
      <w:r w:rsidRPr="00D470DA">
        <w:rPr>
          <w:rFonts w:asciiTheme="minorHAnsi" w:hAnsiTheme="minorHAnsi" w:cstheme="minorHAnsi"/>
          <w:sz w:val="24"/>
        </w:rPr>
        <w:t>Process flow will be as below</w:t>
      </w:r>
      <w:r w:rsidRPr="0076513D">
        <w:rPr>
          <w:rFonts w:asciiTheme="minorHAnsi" w:hAnsiTheme="minorHAnsi" w:cstheme="minorHAnsi"/>
        </w:rPr>
        <w:t xml:space="preserve"> </w:t>
      </w:r>
    </w:p>
    <w:p w:rsidR="00874951" w:rsidRDefault="00874951" w:rsidP="0076513D">
      <w:pPr>
        <w:pStyle w:val="ListParagraph"/>
        <w:numPr>
          <w:ilvl w:val="0"/>
          <w:numId w:val="27"/>
        </w:numPr>
        <w:rPr>
          <w:rFonts w:asciiTheme="minorHAnsi" w:hAnsiTheme="minorHAnsi"/>
          <w:sz w:val="24"/>
        </w:rPr>
      </w:pPr>
      <w:r w:rsidRPr="0076513D">
        <w:rPr>
          <w:rFonts w:asciiTheme="minorHAnsi" w:hAnsiTheme="minorHAnsi"/>
          <w:sz w:val="24"/>
        </w:rPr>
        <w:t xml:space="preserve">Truck analytics needs to send Efficiency Report to DMaaP as a nightly feed. </w:t>
      </w:r>
    </w:p>
    <w:p w:rsidR="00874951" w:rsidRPr="0076513D" w:rsidRDefault="00874951" w:rsidP="0076513D">
      <w:pPr>
        <w:pStyle w:val="ListParagraph"/>
        <w:numPr>
          <w:ilvl w:val="0"/>
          <w:numId w:val="27"/>
        </w:numPr>
        <w:rPr>
          <w:rFonts w:asciiTheme="minorHAnsi" w:hAnsiTheme="minorHAnsi"/>
          <w:sz w:val="24"/>
        </w:rPr>
      </w:pPr>
      <w:r w:rsidRPr="0076513D">
        <w:rPr>
          <w:rFonts w:asciiTheme="minorHAnsi" w:hAnsiTheme="minorHAnsi"/>
          <w:sz w:val="24"/>
        </w:rPr>
        <w:t xml:space="preserve">Report  will have Idle Time data of all Trucks/Technicians for Entire day. Currently same is being calculated currently as part of Real Time Truck analytics and is also seen on </w:t>
      </w:r>
      <w:r w:rsidR="00BA68B3" w:rsidRPr="004F2A12">
        <w:rPr>
          <w:rFonts w:asciiTheme="minorHAnsi" w:hAnsiTheme="minorHAnsi"/>
          <w:sz w:val="24"/>
          <w:highlight w:val="yellow"/>
        </w:rPr>
        <w:t>“Idle Time”</w:t>
      </w:r>
      <w:r w:rsidR="00BA68B3" w:rsidRPr="0076513D">
        <w:rPr>
          <w:rFonts w:asciiTheme="minorHAnsi" w:hAnsiTheme="minorHAnsi"/>
          <w:sz w:val="24"/>
        </w:rPr>
        <w:t xml:space="preserve"> </w:t>
      </w:r>
      <w:r w:rsidRPr="0076513D">
        <w:rPr>
          <w:rFonts w:asciiTheme="minorHAnsi" w:hAnsiTheme="minorHAnsi"/>
          <w:sz w:val="24"/>
        </w:rPr>
        <w:t>tab of UI.</w:t>
      </w:r>
      <w:r w:rsidR="00997789">
        <w:rPr>
          <w:rFonts w:asciiTheme="minorHAnsi" w:hAnsiTheme="minorHAnsi"/>
          <w:sz w:val="24"/>
        </w:rPr>
        <w:t xml:space="preserve"> Currently UI team is using </w:t>
      </w:r>
      <w:r w:rsidR="00997789">
        <w:rPr>
          <w:color w:val="1F497D"/>
        </w:rPr>
        <w:t xml:space="preserve">TruckEvent </w:t>
      </w:r>
      <w:r w:rsidR="00997789">
        <w:rPr>
          <w:rFonts w:asciiTheme="minorHAnsi" w:hAnsiTheme="minorHAnsi"/>
          <w:sz w:val="24"/>
        </w:rPr>
        <w:t xml:space="preserve">API to display the Idle Times on UI with the filter that </w:t>
      </w:r>
      <w:r w:rsidR="00997789" w:rsidRPr="00F75E3A">
        <w:rPr>
          <w:rFonts w:asciiTheme="minorHAnsi" w:hAnsiTheme="minorHAnsi"/>
          <w:sz w:val="24"/>
          <w:highlight w:val="yellow"/>
        </w:rPr>
        <w:t>i</w:t>
      </w:r>
      <w:r w:rsidR="00997789" w:rsidRPr="00F75E3A">
        <w:rPr>
          <w:highlight w:val="yellow"/>
        </w:rPr>
        <w:t>dleTime &gt; 0</w:t>
      </w:r>
    </w:p>
    <w:p w:rsidR="00953671" w:rsidRDefault="00600300" w:rsidP="00200377">
      <w:pPr>
        <w:ind w:left="720" w:firstLine="720"/>
        <w:rPr>
          <w:rFonts w:asciiTheme="minorHAnsi" w:hAnsiTheme="minorHAnsi" w:cstheme="minorHAnsi"/>
          <w:b/>
          <w:i/>
          <w:u w:val="single"/>
        </w:rPr>
      </w:pPr>
      <w:r w:rsidRPr="00200377">
        <w:rPr>
          <w:rFonts w:asciiTheme="minorHAnsi" w:hAnsiTheme="minorHAnsi" w:cstheme="minorHAnsi"/>
          <w:b/>
          <w:u w:val="single"/>
        </w:rPr>
        <w:t>Fields that will be part of the Daily Reporting</w:t>
      </w:r>
      <w:r w:rsidR="00953671" w:rsidRPr="00200377">
        <w:rPr>
          <w:rFonts w:asciiTheme="minorHAnsi" w:hAnsiTheme="minorHAnsi" w:cstheme="minorHAnsi"/>
          <w:b/>
          <w:u w:val="single"/>
        </w:rPr>
        <w:t xml:space="preserve"> </w:t>
      </w:r>
      <w:r w:rsidR="00200377" w:rsidRPr="00200377">
        <w:rPr>
          <w:rFonts w:asciiTheme="minorHAnsi" w:hAnsiTheme="minorHAnsi" w:cstheme="minorHAnsi"/>
          <w:b/>
          <w:u w:val="single"/>
        </w:rPr>
        <w:t>Requirement</w:t>
      </w:r>
      <w:r w:rsidR="00953671" w:rsidRPr="007A7A1A">
        <w:rPr>
          <w:rFonts w:asciiTheme="minorHAnsi" w:hAnsiTheme="minorHAnsi" w:cstheme="minorHAnsi"/>
          <w:b/>
          <w:i/>
          <w:u w:val="single"/>
        </w:rPr>
        <w:t xml:space="preserve">: </w:t>
      </w:r>
    </w:p>
    <w:p w:rsidR="00953671" w:rsidRPr="007A7A1A" w:rsidRDefault="00953671" w:rsidP="00953671">
      <w:pPr>
        <w:rPr>
          <w:rFonts w:asciiTheme="minorHAnsi" w:hAnsiTheme="minorHAnsi" w:cstheme="minorHAnsi"/>
          <w:b/>
          <w:i/>
          <w:u w:val="single"/>
        </w:rPr>
      </w:pPr>
    </w:p>
    <w:p w:rsidR="00953671" w:rsidRDefault="00953671" w:rsidP="00953671">
      <w:pPr>
        <w:pStyle w:val="ListParagraph"/>
        <w:numPr>
          <w:ilvl w:val="0"/>
          <w:numId w:val="12"/>
        </w:numPr>
        <w:spacing w:after="0" w:line="240" w:lineRule="auto"/>
        <w:rPr>
          <w:color w:val="000000"/>
        </w:rPr>
      </w:pPr>
      <w:r>
        <w:t>Technician ID                                     : "ra4906"</w:t>
      </w:r>
    </w:p>
    <w:p w:rsidR="00953671" w:rsidRDefault="00953671" w:rsidP="00953671">
      <w:pPr>
        <w:pStyle w:val="ListParagraph"/>
        <w:numPr>
          <w:ilvl w:val="0"/>
          <w:numId w:val="12"/>
        </w:numPr>
        <w:spacing w:after="0" w:line="240" w:lineRule="auto"/>
        <w:rPr>
          <w:color w:val="000000"/>
        </w:rPr>
      </w:pPr>
      <w:r>
        <w:t>Technician Type                                : "</w:t>
      </w:r>
      <w:r w:rsidR="00600300">
        <w:t>Core</w:t>
      </w:r>
      <w:r>
        <w:t>"</w:t>
      </w:r>
    </w:p>
    <w:p w:rsidR="00953671" w:rsidRDefault="00953671" w:rsidP="00953671">
      <w:pPr>
        <w:pStyle w:val="ListParagraph"/>
        <w:numPr>
          <w:ilvl w:val="0"/>
          <w:numId w:val="12"/>
        </w:numPr>
        <w:spacing w:after="0" w:line="240" w:lineRule="auto"/>
        <w:rPr>
          <w:color w:val="000000"/>
        </w:rPr>
      </w:pPr>
      <w:r>
        <w:t>TruckId                                                 : "4562093859"</w:t>
      </w:r>
    </w:p>
    <w:p w:rsidR="00953671" w:rsidRDefault="00953671" w:rsidP="00953671">
      <w:pPr>
        <w:pStyle w:val="ListParagraph"/>
        <w:numPr>
          <w:ilvl w:val="0"/>
          <w:numId w:val="12"/>
        </w:numPr>
        <w:spacing w:after="0" w:line="240" w:lineRule="auto"/>
        <w:rPr>
          <w:color w:val="000000"/>
        </w:rPr>
      </w:pPr>
      <w:r>
        <w:t>TruckColor                                          : "Green"</w:t>
      </w:r>
    </w:p>
    <w:p w:rsidR="00953671" w:rsidRDefault="00953671" w:rsidP="00953671">
      <w:pPr>
        <w:pStyle w:val="ListParagraph"/>
        <w:numPr>
          <w:ilvl w:val="0"/>
          <w:numId w:val="12"/>
        </w:numPr>
        <w:spacing w:after="0" w:line="240" w:lineRule="auto"/>
        <w:rPr>
          <w:color w:val="000000"/>
        </w:rPr>
      </w:pPr>
      <w:r>
        <w:t>WRID     (JobID)                                 : "112972333"</w:t>
      </w:r>
    </w:p>
    <w:p w:rsidR="00953671" w:rsidRDefault="00953671" w:rsidP="00953671">
      <w:pPr>
        <w:pStyle w:val="ListParagraph"/>
        <w:numPr>
          <w:ilvl w:val="0"/>
          <w:numId w:val="12"/>
        </w:numPr>
        <w:spacing w:after="0" w:line="240" w:lineRule="auto"/>
        <w:rPr>
          <w:color w:val="000000"/>
        </w:rPr>
      </w:pPr>
      <w:r>
        <w:t>workType                                            : "CT"</w:t>
      </w:r>
    </w:p>
    <w:p w:rsidR="00953671" w:rsidRDefault="00953671" w:rsidP="00953671">
      <w:pPr>
        <w:pStyle w:val="ListParagraph"/>
        <w:numPr>
          <w:ilvl w:val="0"/>
          <w:numId w:val="12"/>
        </w:numPr>
        <w:spacing w:after="0" w:line="240" w:lineRule="auto"/>
        <w:rPr>
          <w:color w:val="000000"/>
        </w:rPr>
      </w:pPr>
      <w:r>
        <w:t>WorkStatus                                        : "Dispatch"</w:t>
      </w:r>
    </w:p>
    <w:p w:rsidR="00953671" w:rsidRDefault="00953671" w:rsidP="00953671">
      <w:pPr>
        <w:pStyle w:val="ListParagraph"/>
        <w:numPr>
          <w:ilvl w:val="0"/>
          <w:numId w:val="12"/>
        </w:numPr>
        <w:spacing w:after="0" w:line="240" w:lineRule="auto"/>
        <w:rPr>
          <w:color w:val="000000"/>
        </w:rPr>
      </w:pPr>
      <w:r>
        <w:lastRenderedPageBreak/>
        <w:t>jobType                                                : "PADSL"</w:t>
      </w:r>
    </w:p>
    <w:p w:rsidR="00953671" w:rsidRDefault="00953671" w:rsidP="00953671">
      <w:pPr>
        <w:pStyle w:val="ListParagraph"/>
        <w:numPr>
          <w:ilvl w:val="0"/>
          <w:numId w:val="12"/>
        </w:numPr>
        <w:spacing w:after="0" w:line="240" w:lineRule="auto"/>
        <w:rPr>
          <w:color w:val="000000"/>
        </w:rPr>
      </w:pPr>
      <w:r>
        <w:t>Work Lat                                              : "33.3734077735786"</w:t>
      </w:r>
    </w:p>
    <w:p w:rsidR="00953671" w:rsidRDefault="00953671" w:rsidP="00953671">
      <w:pPr>
        <w:pStyle w:val="ListParagraph"/>
        <w:numPr>
          <w:ilvl w:val="0"/>
          <w:numId w:val="12"/>
        </w:numPr>
        <w:spacing w:after="0" w:line="240" w:lineRule="auto"/>
        <w:rPr>
          <w:color w:val="000000"/>
        </w:rPr>
      </w:pPr>
      <w:r>
        <w:t>Work Long                                          : "-117.23947970506"</w:t>
      </w:r>
    </w:p>
    <w:p w:rsidR="00953671" w:rsidRDefault="00953671" w:rsidP="00953671">
      <w:pPr>
        <w:pStyle w:val="ListParagraph"/>
        <w:numPr>
          <w:ilvl w:val="0"/>
          <w:numId w:val="12"/>
        </w:numPr>
        <w:spacing w:after="0" w:line="240" w:lineRule="auto"/>
        <w:rPr>
          <w:color w:val="000000"/>
        </w:rPr>
      </w:pPr>
      <w:r>
        <w:t>Truck lat                                               : "26.426922"</w:t>
      </w:r>
    </w:p>
    <w:p w:rsidR="00953671" w:rsidRDefault="00953671" w:rsidP="00953671">
      <w:pPr>
        <w:pStyle w:val="ListParagraph"/>
        <w:numPr>
          <w:ilvl w:val="0"/>
          <w:numId w:val="12"/>
        </w:numPr>
        <w:spacing w:after="0" w:line="240" w:lineRule="auto"/>
        <w:rPr>
          <w:color w:val="000000"/>
        </w:rPr>
      </w:pPr>
      <w:r>
        <w:t>Truck long                                           : "-80.065867"</w:t>
      </w:r>
    </w:p>
    <w:p w:rsidR="00953671" w:rsidRDefault="00953671" w:rsidP="00953671">
      <w:pPr>
        <w:pStyle w:val="ListParagraph"/>
        <w:numPr>
          <w:ilvl w:val="0"/>
          <w:numId w:val="12"/>
        </w:numPr>
        <w:spacing w:after="0" w:line="240" w:lineRule="auto"/>
        <w:rPr>
          <w:color w:val="000000"/>
        </w:rPr>
      </w:pPr>
      <w:r>
        <w:t>Truck RecTime</w:t>
      </w:r>
      <w:r>
        <w:rPr>
          <w:b/>
          <w:bCs/>
        </w:rPr>
        <w:t>  </w:t>
      </w:r>
      <w:r w:rsidR="00EA022B">
        <w:rPr>
          <w:b/>
          <w:bCs/>
        </w:rPr>
        <w:t>(Date)</w:t>
      </w:r>
      <w:r>
        <w:rPr>
          <w:b/>
          <w:bCs/>
        </w:rPr>
        <w:t xml:space="preserve">                      </w:t>
      </w:r>
      <w:r>
        <w:t>:</w:t>
      </w:r>
      <w:r>
        <w:rPr>
          <w:b/>
          <w:bCs/>
        </w:rPr>
        <w:t xml:space="preserve"> </w:t>
      </w:r>
      <w:r>
        <w:t>"2017-09-21 12:59:36</w:t>
      </w:r>
      <w:ins w:id="87" w:author="Sangita Agarwal" w:date="2018-02-01T20:24:00Z">
        <w:r w:rsidR="00C37B9D">
          <w:t xml:space="preserve"> PM</w:t>
        </w:r>
      </w:ins>
      <w:r>
        <w:t>"</w:t>
      </w:r>
    </w:p>
    <w:p w:rsidR="00953671" w:rsidRDefault="00953671" w:rsidP="00953671">
      <w:pPr>
        <w:pStyle w:val="ListParagraph"/>
        <w:numPr>
          <w:ilvl w:val="0"/>
          <w:numId w:val="12"/>
        </w:numPr>
        <w:spacing w:after="0" w:line="240" w:lineRule="auto"/>
        <w:rPr>
          <w:color w:val="000000"/>
        </w:rPr>
      </w:pPr>
      <w:r>
        <w:t>Truck Speed                                       : "10"</w:t>
      </w:r>
    </w:p>
    <w:p w:rsidR="00953671" w:rsidRDefault="00953671" w:rsidP="00953671">
      <w:pPr>
        <w:pStyle w:val="ListParagraph"/>
        <w:numPr>
          <w:ilvl w:val="0"/>
          <w:numId w:val="12"/>
        </w:numPr>
        <w:spacing w:after="0" w:line="240" w:lineRule="auto"/>
        <w:rPr>
          <w:color w:val="000000"/>
        </w:rPr>
      </w:pPr>
      <w:r>
        <w:t>IdleTime                                              : "</w:t>
      </w:r>
      <w:r w:rsidR="00F76425">
        <w:t>3</w:t>
      </w:r>
      <w:r>
        <w:t>0"</w:t>
      </w:r>
    </w:p>
    <w:p w:rsidR="00953671" w:rsidRPr="004F2A12" w:rsidRDefault="00953671" w:rsidP="00953671">
      <w:pPr>
        <w:pStyle w:val="ListParagraph"/>
        <w:numPr>
          <w:ilvl w:val="0"/>
          <w:numId w:val="12"/>
        </w:numPr>
        <w:spacing w:after="0" w:line="240" w:lineRule="auto"/>
        <w:rPr>
          <w:color w:val="000000"/>
        </w:rPr>
      </w:pPr>
      <w:r>
        <w:t>Cumulative IdleTime                       : "10"</w:t>
      </w:r>
    </w:p>
    <w:p w:rsidR="004E6CC0" w:rsidRDefault="004E6CC0" w:rsidP="00953671">
      <w:pPr>
        <w:pStyle w:val="ListParagraph"/>
        <w:numPr>
          <w:ilvl w:val="0"/>
          <w:numId w:val="12"/>
        </w:numPr>
        <w:spacing w:after="0" w:line="240" w:lineRule="auto"/>
        <w:rPr>
          <w:color w:val="000000"/>
        </w:rPr>
      </w:pPr>
      <w:r>
        <w:t>Zone (of technician)</w:t>
      </w:r>
      <w:r>
        <w:tab/>
      </w:r>
      <w:r>
        <w:tab/>
      </w:r>
      <w:r w:rsidR="00997789">
        <w:t xml:space="preserve">  </w:t>
      </w:r>
      <w:r>
        <w:t xml:space="preserve">: “M” </w:t>
      </w:r>
    </w:p>
    <w:p w:rsidR="00953671" w:rsidRPr="00EA022B" w:rsidRDefault="00953671" w:rsidP="00953671">
      <w:pPr>
        <w:pStyle w:val="ListParagraph"/>
        <w:numPr>
          <w:ilvl w:val="0"/>
          <w:numId w:val="12"/>
        </w:numPr>
        <w:spacing w:after="0" w:line="240" w:lineRule="auto"/>
        <w:rPr>
          <w:color w:val="000000"/>
        </w:rPr>
      </w:pPr>
      <w:r>
        <w:t>Trucks Distance from Work            : "25"</w:t>
      </w:r>
    </w:p>
    <w:p w:rsidR="00953671" w:rsidRDefault="00953671" w:rsidP="00953671">
      <w:pPr>
        <w:ind w:left="720" w:firstLine="720"/>
        <w:rPr>
          <w:rFonts w:asciiTheme="minorHAnsi" w:hAnsiTheme="minorHAnsi" w:cstheme="minorHAnsi"/>
        </w:rPr>
      </w:pPr>
    </w:p>
    <w:p w:rsidR="00953671" w:rsidRPr="00DA4FC7" w:rsidRDefault="00DA4FC7" w:rsidP="00DA4FC7">
      <w:pPr>
        <w:ind w:left="720" w:firstLine="720"/>
        <w:rPr>
          <w:rFonts w:asciiTheme="minorHAnsi" w:hAnsiTheme="minorHAnsi" w:cstheme="minorHAnsi"/>
          <w:b/>
          <w:u w:val="single"/>
        </w:rPr>
      </w:pPr>
      <w:r w:rsidRPr="00521F75">
        <w:rPr>
          <w:rFonts w:asciiTheme="minorHAnsi" w:hAnsiTheme="minorHAnsi" w:cstheme="minorHAnsi"/>
        </w:rPr>
        <w:t>SCHEDULE of NIGHTLY FEED:</w:t>
      </w:r>
      <w:r w:rsidR="00874951">
        <w:rPr>
          <w:rFonts w:asciiTheme="minorHAnsi" w:hAnsiTheme="minorHAnsi" w:cstheme="minorHAnsi"/>
        </w:rPr>
        <w:t xml:space="preserve"> </w:t>
      </w:r>
      <w:r w:rsidR="00521F75" w:rsidRPr="00521F75">
        <w:rPr>
          <w:rFonts w:asciiTheme="minorHAnsi" w:hAnsiTheme="minorHAnsi" w:cstheme="minorHAnsi"/>
        </w:rPr>
        <w:t>2am</w:t>
      </w:r>
      <w:r w:rsidR="003A79D5">
        <w:rPr>
          <w:rFonts w:asciiTheme="minorHAnsi" w:hAnsiTheme="minorHAnsi" w:cstheme="minorHAnsi"/>
        </w:rPr>
        <w:t>. Report will be f</w:t>
      </w:r>
      <w:r w:rsidR="00521F75" w:rsidRPr="00521F75">
        <w:rPr>
          <w:rFonts w:asciiTheme="minorHAnsi" w:hAnsiTheme="minorHAnsi" w:cstheme="minorHAnsi"/>
        </w:rPr>
        <w:t>or previous day</w:t>
      </w:r>
      <w:r w:rsidR="003A79D5">
        <w:rPr>
          <w:rFonts w:asciiTheme="minorHAnsi" w:hAnsiTheme="minorHAnsi" w:cstheme="minorHAnsi"/>
        </w:rPr>
        <w:t xml:space="preserve"> </w:t>
      </w:r>
    </w:p>
    <w:p w:rsidR="00DA4FC7" w:rsidRDefault="00DA4FC7" w:rsidP="00953671">
      <w:pPr>
        <w:rPr>
          <w:rFonts w:asciiTheme="minorHAnsi" w:hAnsiTheme="minorHAnsi" w:cstheme="minorHAnsi"/>
        </w:rPr>
      </w:pPr>
    </w:p>
    <w:p w:rsidR="00D30CC0" w:rsidRPr="00D30CC0" w:rsidRDefault="00D30CC0" w:rsidP="00D30CC0">
      <w:pPr>
        <w:jc w:val="both"/>
        <w:rPr>
          <w:rFonts w:asciiTheme="minorHAnsi" w:hAnsiTheme="minorHAnsi" w:cstheme="minorHAnsi"/>
        </w:rPr>
      </w:pPr>
    </w:p>
    <w:p w:rsidR="003A79D5" w:rsidRPr="009074C4" w:rsidRDefault="003A79D5" w:rsidP="003A79D5">
      <w:pPr>
        <w:pStyle w:val="ListParagraph"/>
        <w:numPr>
          <w:ilvl w:val="0"/>
          <w:numId w:val="13"/>
        </w:numPr>
        <w:spacing w:after="160" w:line="259" w:lineRule="auto"/>
        <w:contextualSpacing/>
      </w:pPr>
      <w:r>
        <w:t xml:space="preserve">The Real time Truck Analytics application will collate the above data of an entire day (Truck RecTime field will be used to check date) into a File. </w:t>
      </w:r>
    </w:p>
    <w:p w:rsidR="00102935" w:rsidRDefault="003A79D5" w:rsidP="0076513D">
      <w:pPr>
        <w:pStyle w:val="ListParagraph"/>
        <w:numPr>
          <w:ilvl w:val="0"/>
          <w:numId w:val="13"/>
        </w:numPr>
        <w:spacing w:after="160" w:line="259" w:lineRule="auto"/>
        <w:contextualSpacing/>
      </w:pPr>
      <w:r>
        <w:t>The fields in file will be same as mentioned above.</w:t>
      </w:r>
    </w:p>
    <w:p w:rsidR="00102935" w:rsidRDefault="003A79D5" w:rsidP="0076513D">
      <w:pPr>
        <w:pStyle w:val="ListParagraph"/>
        <w:numPr>
          <w:ilvl w:val="0"/>
          <w:numId w:val="13"/>
        </w:numPr>
        <w:spacing w:after="160" w:line="259" w:lineRule="auto"/>
        <w:contextualSpacing/>
      </w:pPr>
      <w:r>
        <w:t>The file will be prepared in txt format</w:t>
      </w:r>
      <w:r w:rsidR="00997789">
        <w:t xml:space="preserve"> (containing JSONs)</w:t>
      </w:r>
      <w:r>
        <w:t xml:space="preserve">. </w:t>
      </w:r>
    </w:p>
    <w:p w:rsidR="003A79D5" w:rsidRDefault="003A79D5" w:rsidP="0076513D">
      <w:pPr>
        <w:pStyle w:val="ListParagraph"/>
        <w:numPr>
          <w:ilvl w:val="0"/>
          <w:numId w:val="13"/>
        </w:numPr>
        <w:spacing w:after="160" w:line="259" w:lineRule="auto"/>
        <w:contextualSpacing/>
      </w:pPr>
      <w:r>
        <w:t>FileName will be mentioned in AID.</w:t>
      </w:r>
    </w:p>
    <w:p w:rsidR="003A79D5" w:rsidRPr="00521F75" w:rsidRDefault="003A79D5" w:rsidP="003A79D5">
      <w:pPr>
        <w:pStyle w:val="ListParagraph"/>
        <w:numPr>
          <w:ilvl w:val="0"/>
          <w:numId w:val="13"/>
        </w:numPr>
        <w:spacing w:after="160" w:line="259" w:lineRule="auto"/>
        <w:contextualSpacing/>
      </w:pPr>
      <w:r w:rsidRPr="00D470DA">
        <w:rPr>
          <w:rFonts w:asciiTheme="minorHAnsi" w:hAnsiTheme="minorHAnsi" w:cstheme="minorHAnsi"/>
        </w:rPr>
        <w:t>SCHEDULE of NIGHTLY FEED:  2am</w:t>
      </w:r>
      <w:r w:rsidR="00997789">
        <w:rPr>
          <w:rFonts w:asciiTheme="minorHAnsi" w:hAnsiTheme="minorHAnsi" w:cstheme="minorHAnsi"/>
        </w:rPr>
        <w:t xml:space="preserve"> CST</w:t>
      </w:r>
      <w:r>
        <w:rPr>
          <w:rFonts w:asciiTheme="minorHAnsi" w:hAnsiTheme="minorHAnsi" w:cstheme="minorHAnsi"/>
        </w:rPr>
        <w:t>. Report will be</w:t>
      </w:r>
      <w:r w:rsidRPr="00D470DA">
        <w:rPr>
          <w:rFonts w:asciiTheme="minorHAnsi" w:hAnsiTheme="minorHAnsi" w:cstheme="minorHAnsi"/>
        </w:rPr>
        <w:t xml:space="preserve"> for previous day</w:t>
      </w:r>
    </w:p>
    <w:p w:rsidR="003A79D5" w:rsidRDefault="003A79D5" w:rsidP="003A79D5">
      <w:pPr>
        <w:pStyle w:val="ListParagraph"/>
        <w:numPr>
          <w:ilvl w:val="0"/>
          <w:numId w:val="13"/>
        </w:numPr>
        <w:spacing w:after="160" w:line="259" w:lineRule="auto"/>
        <w:contextualSpacing/>
      </w:pPr>
      <w:r>
        <w:t>At the scheduled time, the report will be sent to DMaaP via a cron Job (java).</w:t>
      </w:r>
    </w:p>
    <w:p w:rsidR="003A79D5" w:rsidRDefault="003A79D5" w:rsidP="003A79D5">
      <w:pPr>
        <w:pStyle w:val="ListParagraph"/>
        <w:numPr>
          <w:ilvl w:val="0"/>
          <w:numId w:val="13"/>
        </w:numPr>
        <w:spacing w:after="160" w:line="259" w:lineRule="auto"/>
        <w:contextualSpacing/>
      </w:pPr>
      <w:r>
        <w:t>File will be published to the DMaaP Data Router Feed.</w:t>
      </w:r>
    </w:p>
    <w:p w:rsidR="003A79D5" w:rsidRDefault="003A79D5" w:rsidP="003A79D5">
      <w:pPr>
        <w:pStyle w:val="ListParagraph"/>
        <w:numPr>
          <w:ilvl w:val="0"/>
          <w:numId w:val="13"/>
        </w:numPr>
        <w:spacing w:after="160" w:line="259" w:lineRule="auto"/>
        <w:contextualSpacing/>
      </w:pPr>
      <w:r>
        <w:t>Feed URL and details will be mentioned in  AID.</w:t>
      </w:r>
    </w:p>
    <w:p w:rsidR="00FB3FC9" w:rsidRDefault="00FB3FC9" w:rsidP="00FB3FC9">
      <w:pPr>
        <w:pStyle w:val="ListParagraph"/>
        <w:numPr>
          <w:ilvl w:val="0"/>
          <w:numId w:val="13"/>
        </w:numPr>
        <w:spacing w:after="160" w:line="259" w:lineRule="auto"/>
        <w:contextualSpacing/>
      </w:pPr>
      <w:r>
        <w:t xml:space="preserve">If there is no data collected entire day, then also we have to send the Report with No data. </w:t>
      </w:r>
    </w:p>
    <w:p w:rsidR="00B324E9" w:rsidRDefault="00B324E9" w:rsidP="00B324E9">
      <w:pPr>
        <w:pStyle w:val="ListParagraph"/>
        <w:numPr>
          <w:ilvl w:val="0"/>
          <w:numId w:val="13"/>
        </w:numPr>
        <w:spacing w:after="160" w:line="259" w:lineRule="auto"/>
        <w:contextualSpacing/>
      </w:pPr>
      <w:r>
        <w:t>Separate Document containing Kelper Truck Analytics AID to DMaaP will be communicated for this requirement.</w:t>
      </w:r>
    </w:p>
    <w:p w:rsidR="00953671" w:rsidRDefault="00953671" w:rsidP="00953671">
      <w:pPr>
        <w:spacing w:after="60"/>
        <w:contextualSpacing/>
        <w:jc w:val="both"/>
        <w:rPr>
          <w:rFonts w:asciiTheme="minorHAnsi" w:hAnsiTheme="minorHAnsi" w:cstheme="minorHAnsi"/>
          <w:b/>
        </w:rPr>
      </w:pPr>
    </w:p>
    <w:p w:rsidR="00953671" w:rsidRPr="008334C1" w:rsidRDefault="00EA1DB5" w:rsidP="0076513D">
      <w:pPr>
        <w:spacing w:after="60"/>
        <w:ind w:left="720"/>
        <w:contextualSpacing/>
        <w:jc w:val="both"/>
        <w:rPr>
          <w:rFonts w:asciiTheme="minorHAnsi" w:hAnsiTheme="minorHAnsi" w:cstheme="minorHAnsi"/>
          <w:b/>
        </w:rPr>
      </w:pPr>
      <w:r>
        <w:rPr>
          <w:noProof/>
        </w:rPr>
        <w:drawing>
          <wp:inline distT="0" distB="0" distL="0" distR="0" wp14:anchorId="34016E60" wp14:editId="35F416D7">
            <wp:extent cx="5349962" cy="2867025"/>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0486" cy="2867306"/>
                    </a:xfrm>
                    <a:prstGeom prst="rect">
                      <a:avLst/>
                    </a:prstGeom>
                  </pic:spPr>
                </pic:pic>
              </a:graphicData>
            </a:graphic>
          </wp:inline>
        </w:drawing>
      </w:r>
    </w:p>
    <w:p w:rsidR="00953671" w:rsidRPr="00FC70F9" w:rsidRDefault="00953671" w:rsidP="005979CA">
      <w:pPr>
        <w:pStyle w:val="TableBullet"/>
        <w:numPr>
          <w:ilvl w:val="0"/>
          <w:numId w:val="0"/>
        </w:numPr>
        <w:rPr>
          <w:rFonts w:asciiTheme="minorHAnsi" w:hAnsiTheme="minorHAnsi" w:cstheme="minorHAnsi"/>
          <w:b/>
          <w:sz w:val="28"/>
        </w:rPr>
      </w:pPr>
      <w:r w:rsidRPr="00FC70F9">
        <w:rPr>
          <w:rFonts w:asciiTheme="minorHAnsi" w:hAnsiTheme="minorHAnsi" w:cstheme="minorHAnsi"/>
          <w:b/>
          <w:sz w:val="28"/>
        </w:rPr>
        <w:lastRenderedPageBreak/>
        <w:t>6.</w:t>
      </w:r>
      <w:r w:rsidR="008B38D2">
        <w:rPr>
          <w:rFonts w:asciiTheme="minorHAnsi" w:hAnsiTheme="minorHAnsi" w:cstheme="minorHAnsi"/>
          <w:b/>
          <w:sz w:val="28"/>
        </w:rPr>
        <w:t>3</w:t>
      </w:r>
      <w:r w:rsidR="008B38D2" w:rsidRPr="00FC70F9">
        <w:rPr>
          <w:rFonts w:asciiTheme="minorHAnsi" w:hAnsiTheme="minorHAnsi" w:cstheme="minorHAnsi"/>
          <w:b/>
          <w:sz w:val="28"/>
        </w:rPr>
        <w:t xml:space="preserve"> </w:t>
      </w:r>
      <w:r w:rsidR="005979CA">
        <w:rPr>
          <w:rFonts w:asciiTheme="minorHAnsi" w:hAnsiTheme="minorHAnsi" w:cstheme="minorHAnsi"/>
          <w:b/>
          <w:sz w:val="28"/>
        </w:rPr>
        <w:t xml:space="preserve">Reporting Requirement of </w:t>
      </w:r>
      <w:r w:rsidRPr="00FC70F9">
        <w:rPr>
          <w:rFonts w:asciiTheme="minorHAnsi" w:hAnsiTheme="minorHAnsi" w:cstheme="minorHAnsi"/>
          <w:b/>
          <w:sz w:val="28"/>
        </w:rPr>
        <w:t xml:space="preserve"> </w:t>
      </w:r>
      <w:r w:rsidR="005979CA" w:rsidRPr="005770C9">
        <w:rPr>
          <w:rFonts w:asciiTheme="minorHAnsi" w:hAnsiTheme="minorHAnsi" w:cstheme="minorHAnsi"/>
          <w:b/>
          <w:sz w:val="28"/>
        </w:rPr>
        <w:t>Truck Analytics to</w:t>
      </w:r>
      <w:r w:rsidR="005979CA">
        <w:rPr>
          <w:rFonts w:asciiTheme="minorHAnsi" w:hAnsiTheme="minorHAnsi" w:cstheme="minorHAnsi"/>
          <w:b/>
          <w:sz w:val="28"/>
        </w:rPr>
        <w:t xml:space="preserve"> </w:t>
      </w:r>
      <w:r w:rsidR="005979CA" w:rsidRPr="005979CA">
        <w:rPr>
          <w:rFonts w:asciiTheme="minorHAnsi" w:hAnsiTheme="minorHAnsi" w:cstheme="minorHAnsi"/>
          <w:b/>
          <w:sz w:val="28"/>
        </w:rPr>
        <w:t>send User Activity Logs, Kepler team will include ‘User Activity History’ in the Nightly Feed to Network One (NW1) ) Via DMaap Data Router</w:t>
      </w:r>
    </w:p>
    <w:p w:rsidR="00953671" w:rsidRPr="00994E45" w:rsidRDefault="00953671" w:rsidP="00953671">
      <w:pPr>
        <w:pStyle w:val="Heading3"/>
        <w:rPr>
          <w:rFonts w:asciiTheme="minorHAnsi" w:hAnsiTheme="minorHAnsi" w:cstheme="minorHAnsi"/>
        </w:rPr>
      </w:pPr>
    </w:p>
    <w:tbl>
      <w:tblPr>
        <w:tblStyle w:val="TableGrid"/>
        <w:tblW w:w="0" w:type="auto"/>
        <w:tblLook w:val="04A0" w:firstRow="1" w:lastRow="0" w:firstColumn="1" w:lastColumn="0" w:noHBand="0" w:noVBand="1"/>
      </w:tblPr>
      <w:tblGrid>
        <w:gridCol w:w="771"/>
        <w:gridCol w:w="5237"/>
        <w:gridCol w:w="3008"/>
      </w:tblGrid>
      <w:tr w:rsidR="00953671" w:rsidRPr="00994E45" w:rsidTr="008D34BB">
        <w:tc>
          <w:tcPr>
            <w:tcW w:w="771"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5237"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00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8D34BB">
        <w:trPr>
          <w:trHeight w:val="530"/>
        </w:trPr>
        <w:tc>
          <w:tcPr>
            <w:tcW w:w="771" w:type="dxa"/>
          </w:tcPr>
          <w:p w:rsidR="00953671" w:rsidRPr="006F60A7" w:rsidRDefault="00953671">
            <w:pPr>
              <w:ind w:left="-570" w:firstLine="720"/>
              <w:rPr>
                <w:rFonts w:asciiTheme="minorHAnsi" w:hAnsiTheme="minorHAnsi" w:cstheme="minorHAnsi"/>
                <w:b/>
                <w:sz w:val="22"/>
              </w:rPr>
            </w:pPr>
            <w:bookmarkStart w:id="88" w:name="_Toc456615770"/>
            <w:bookmarkStart w:id="89" w:name="_Toc456958738"/>
            <w:bookmarkStart w:id="90" w:name="_Toc456959049"/>
            <w:r w:rsidRPr="006F60A7">
              <w:rPr>
                <w:rFonts w:asciiTheme="minorHAnsi" w:hAnsiTheme="minorHAnsi" w:cstheme="minorHAnsi"/>
                <w:b/>
                <w:sz w:val="22"/>
              </w:rPr>
              <w:t>6.</w:t>
            </w:r>
            <w:bookmarkEnd w:id="88"/>
            <w:bookmarkEnd w:id="89"/>
            <w:bookmarkEnd w:id="90"/>
            <w:r w:rsidR="00EA1DB5">
              <w:rPr>
                <w:rFonts w:asciiTheme="minorHAnsi" w:hAnsiTheme="minorHAnsi" w:cstheme="minorHAnsi"/>
                <w:b/>
                <w:sz w:val="22"/>
              </w:rPr>
              <w:t>3</w:t>
            </w:r>
          </w:p>
        </w:tc>
        <w:tc>
          <w:tcPr>
            <w:tcW w:w="5237" w:type="dxa"/>
          </w:tcPr>
          <w:p w:rsidR="00953671" w:rsidRPr="006F60A7" w:rsidRDefault="005979CA" w:rsidP="006F60A7">
            <w:pPr>
              <w:ind w:left="-570" w:firstLine="720"/>
              <w:rPr>
                <w:rFonts w:asciiTheme="minorHAnsi" w:hAnsiTheme="minorHAnsi" w:cstheme="minorHAnsi"/>
                <w:sz w:val="22"/>
              </w:rPr>
            </w:pPr>
            <w:r w:rsidRPr="006F60A7">
              <w:rPr>
                <w:rFonts w:asciiTheme="minorHAnsi" w:hAnsiTheme="minorHAnsi" w:cstheme="minorHAnsi"/>
                <w:sz w:val="22"/>
              </w:rPr>
              <w:t xml:space="preserve">Entire day of login date and logout date for each user who used the Truck analytics module. </w:t>
            </w:r>
          </w:p>
        </w:tc>
        <w:tc>
          <w:tcPr>
            <w:tcW w:w="3008" w:type="dxa"/>
          </w:tcPr>
          <w:p w:rsidR="00953671" w:rsidRPr="006F60A7" w:rsidRDefault="009F0C52" w:rsidP="006F60A7">
            <w:pPr>
              <w:ind w:left="-570" w:firstLine="720"/>
              <w:rPr>
                <w:rFonts w:asciiTheme="minorHAnsi" w:hAnsiTheme="minorHAnsi" w:cstheme="minorHAnsi"/>
                <w:b/>
                <w:sz w:val="22"/>
              </w:rPr>
            </w:pPr>
            <w:r>
              <w:rPr>
                <w:rFonts w:asciiTheme="minorHAnsi" w:hAnsiTheme="minorHAnsi" w:cstheme="minorHAnsi"/>
                <w:b/>
                <w:sz w:val="22"/>
              </w:rPr>
              <w:t>262651</w:t>
            </w:r>
          </w:p>
        </w:tc>
      </w:tr>
    </w:tbl>
    <w:p w:rsidR="00E52F44" w:rsidRDefault="00E52F44" w:rsidP="008D34BB">
      <w:pPr>
        <w:ind w:firstLine="720"/>
        <w:rPr>
          <w:rFonts w:asciiTheme="minorHAnsi" w:hAnsiTheme="minorHAnsi" w:cstheme="minorHAnsi"/>
          <w:sz w:val="22"/>
        </w:rPr>
      </w:pPr>
    </w:p>
    <w:p w:rsidR="008D34BB" w:rsidRDefault="008D34BB" w:rsidP="008D34BB">
      <w:pPr>
        <w:ind w:firstLine="720"/>
        <w:rPr>
          <w:rFonts w:asciiTheme="minorHAnsi" w:hAnsiTheme="minorHAnsi" w:cstheme="minorHAnsi"/>
          <w:sz w:val="22"/>
        </w:rPr>
      </w:pPr>
      <w:r w:rsidRPr="00780D83">
        <w:rPr>
          <w:rFonts w:asciiTheme="minorHAnsi" w:hAnsiTheme="minorHAnsi" w:cstheme="minorHAnsi"/>
          <w:sz w:val="22"/>
        </w:rPr>
        <w:t>Process flow will be as below</w:t>
      </w:r>
      <w:r>
        <w:rPr>
          <w:rFonts w:asciiTheme="minorHAnsi" w:hAnsiTheme="minorHAnsi" w:cstheme="minorHAnsi"/>
          <w:sz w:val="22"/>
        </w:rPr>
        <w:t>:</w:t>
      </w:r>
    </w:p>
    <w:p w:rsidR="00953671" w:rsidRDefault="00953671" w:rsidP="00953671">
      <w:pPr>
        <w:pStyle w:val="InstructionalBullet"/>
        <w:numPr>
          <w:ilvl w:val="0"/>
          <w:numId w:val="0"/>
        </w:numPr>
      </w:pPr>
    </w:p>
    <w:p w:rsidR="008D34BB" w:rsidRDefault="008D34BB" w:rsidP="0076513D">
      <w:pPr>
        <w:pStyle w:val="ListParagraph"/>
        <w:numPr>
          <w:ilvl w:val="0"/>
          <w:numId w:val="28"/>
        </w:numPr>
        <w:spacing w:after="160" w:line="259" w:lineRule="auto"/>
        <w:contextualSpacing/>
      </w:pPr>
      <w:r>
        <w:t xml:space="preserve">The Real time Truck Analytics application is currently storing login date and logout date for each user who used the Truck analytics module. It is stored in following document format in Mongo DB collection. </w:t>
      </w:r>
    </w:p>
    <w:p w:rsidR="008D34BB" w:rsidRDefault="008D34BB" w:rsidP="0076513D">
      <w:pPr>
        <w:pStyle w:val="ListParagraph"/>
        <w:numPr>
          <w:ilvl w:val="1"/>
          <w:numId w:val="28"/>
        </w:numPr>
        <w:spacing w:after="160" w:line="259" w:lineRule="auto"/>
        <w:contextualSpacing/>
      </w:pPr>
      <w:r>
        <w:t xml:space="preserve">When a user logs-in the module, the operation = “login” and the </w:t>
      </w:r>
      <w:r w:rsidR="00E52F44">
        <w:t>“</w:t>
      </w:r>
      <w:r>
        <w:t>loginTime</w:t>
      </w:r>
      <w:r w:rsidR="00E52F44">
        <w:t>”</w:t>
      </w:r>
      <w:r>
        <w:t xml:space="preserve"> has the value. In this case the </w:t>
      </w:r>
      <w:r w:rsidR="00E52F44">
        <w:t>“</w:t>
      </w:r>
      <w:r>
        <w:t>logoutTime</w:t>
      </w:r>
      <w:r w:rsidR="00E52F44">
        <w:t>”</w:t>
      </w:r>
      <w:r>
        <w:t xml:space="preserve"> field will be null. </w:t>
      </w:r>
    </w:p>
    <w:p w:rsidR="008D34BB" w:rsidRPr="00E52F44" w:rsidRDefault="008D34BB" w:rsidP="008D34BB">
      <w:pPr>
        <w:pStyle w:val="ListParagraph"/>
        <w:ind w:left="2700"/>
      </w:pPr>
      <w:r>
        <w:t xml:space="preserve"> </w:t>
      </w:r>
      <w:r>
        <w:tab/>
      </w:r>
      <w:r w:rsidRPr="00E52F44">
        <w:t>{</w:t>
      </w:r>
    </w:p>
    <w:p w:rsidR="008D34BB" w:rsidRPr="00E52F44" w:rsidRDefault="008D34BB" w:rsidP="008D34BB">
      <w:pPr>
        <w:ind w:left="2700"/>
      </w:pPr>
      <w:r w:rsidRPr="00E52F44">
        <w:t>    "userId" : "kr5226",</w:t>
      </w:r>
    </w:p>
    <w:p w:rsidR="008D34BB" w:rsidRPr="00E52F44" w:rsidRDefault="008D34BB" w:rsidP="008D34BB">
      <w:pPr>
        <w:ind w:left="2700"/>
      </w:pPr>
      <w:r w:rsidRPr="00E52F44">
        <w:t>    "firstName" : "KRISHNAMOORTHY",</w:t>
      </w:r>
    </w:p>
    <w:p w:rsidR="008D34BB" w:rsidRPr="00E52F44" w:rsidRDefault="008D34BB" w:rsidP="008D34BB">
      <w:pPr>
        <w:ind w:left="2700"/>
      </w:pPr>
      <w:r w:rsidRPr="00E52F44">
        <w:t>    "lastName" : "RAJENDRAN",</w:t>
      </w:r>
    </w:p>
    <w:p w:rsidR="008D34BB" w:rsidRPr="00E52F44" w:rsidRDefault="008D34BB" w:rsidP="008D34BB">
      <w:pPr>
        <w:ind w:left="2700"/>
      </w:pPr>
      <w:r w:rsidRPr="00E52F44">
        <w:t>    "operation" : "</w:t>
      </w:r>
      <w:r w:rsidRPr="00E52F44">
        <w:rPr>
          <w:b/>
          <w:bCs/>
        </w:rPr>
        <w:t>login</w:t>
      </w:r>
      <w:r w:rsidRPr="00E52F44">
        <w:t>",</w:t>
      </w:r>
    </w:p>
    <w:p w:rsidR="008D34BB" w:rsidRPr="00E52F44" w:rsidRDefault="008D34BB" w:rsidP="008D34BB">
      <w:pPr>
        <w:ind w:left="2700"/>
      </w:pPr>
      <w:r w:rsidRPr="00E52F44">
        <w:t>    "</w:t>
      </w:r>
      <w:proofErr w:type="spellStart"/>
      <w:proofErr w:type="gramStart"/>
      <w:r w:rsidRPr="00E52F44">
        <w:t>loginTime</w:t>
      </w:r>
      <w:proofErr w:type="spellEnd"/>
      <w:proofErr w:type="gramEnd"/>
      <w:r w:rsidRPr="00E52F44">
        <w:t>" : "</w:t>
      </w:r>
      <w:del w:id="91" w:author="Sangita Agarwal" w:date="2018-02-01T20:11:00Z">
        <w:r w:rsidRPr="00E52F44" w:rsidDel="00FA5042">
          <w:delText>12/10/</w:delText>
        </w:r>
      </w:del>
      <w:r w:rsidRPr="00E52F44">
        <w:t>2017</w:t>
      </w:r>
      <w:ins w:id="92" w:author="Sangita Agarwal" w:date="2018-02-01T20:11:00Z">
        <w:r w:rsidR="00FA5042">
          <w:t>-12-31</w:t>
        </w:r>
      </w:ins>
      <w:r w:rsidRPr="00E52F44">
        <w:t xml:space="preserve"> 2</w:t>
      </w:r>
      <w:del w:id="93" w:author="Sangita Agarwal" w:date="2018-02-01T20:11:00Z">
        <w:r w:rsidRPr="00E52F44" w:rsidDel="00FA5042">
          <w:delText>0</w:delText>
        </w:r>
      </w:del>
      <w:r w:rsidRPr="00E52F44">
        <w:t>:10:1</w:t>
      </w:r>
      <w:ins w:id="94" w:author="Sangita Agarwal" w:date="2018-02-01T20:11:00Z">
        <w:r w:rsidR="00FA5042">
          <w:t>0 PM</w:t>
        </w:r>
      </w:ins>
      <w:r w:rsidRPr="00E52F44">
        <w:t>",</w:t>
      </w:r>
    </w:p>
    <w:p w:rsidR="008D34BB" w:rsidRPr="00E52F44" w:rsidRDefault="008D34BB" w:rsidP="008D34BB">
      <w:pPr>
        <w:ind w:left="2700"/>
      </w:pPr>
      <w:r w:rsidRPr="00E52F44">
        <w:t>    "logoutTime" : ""</w:t>
      </w:r>
    </w:p>
    <w:p w:rsidR="008D34BB" w:rsidRPr="00E52F44" w:rsidRDefault="008D34BB" w:rsidP="008D34BB">
      <w:pPr>
        <w:ind w:left="2700"/>
      </w:pPr>
      <w:r w:rsidRPr="00E52F44">
        <w:t>}</w:t>
      </w:r>
    </w:p>
    <w:p w:rsidR="008D34BB" w:rsidRDefault="008D34BB" w:rsidP="0076513D">
      <w:pPr>
        <w:pStyle w:val="ListParagraph"/>
        <w:numPr>
          <w:ilvl w:val="1"/>
          <w:numId w:val="28"/>
        </w:numPr>
        <w:spacing w:after="160" w:line="259" w:lineRule="auto"/>
        <w:contextualSpacing/>
      </w:pPr>
      <w:r>
        <w:t>When a user logs-out from the module, the “operation” = “logout” and the  logoutTime ha</w:t>
      </w:r>
      <w:r w:rsidR="00732522">
        <w:t>s</w:t>
      </w:r>
      <w:r>
        <w:t xml:space="preserve"> the value</w:t>
      </w:r>
      <w:r w:rsidR="00732522">
        <w:t xml:space="preserve">. </w:t>
      </w:r>
      <w:r w:rsidR="00EA1DB5">
        <w:t>Here</w:t>
      </w:r>
      <w:r w:rsidR="00732522">
        <w:t xml:space="preserve"> loginTime field will be null. </w:t>
      </w:r>
    </w:p>
    <w:p w:rsidR="008D34BB" w:rsidRPr="00E52F44" w:rsidRDefault="008D34BB" w:rsidP="00E52F44">
      <w:pPr>
        <w:ind w:left="2880"/>
      </w:pPr>
      <w:r w:rsidRPr="00E52F44">
        <w:t>{</w:t>
      </w:r>
    </w:p>
    <w:p w:rsidR="008D34BB" w:rsidRPr="00E52F44" w:rsidRDefault="008D34BB" w:rsidP="00E52F44">
      <w:pPr>
        <w:ind w:left="2880"/>
      </w:pPr>
      <w:r w:rsidRPr="00E52F44">
        <w:t>    "userId" : "kr5226",</w:t>
      </w:r>
    </w:p>
    <w:p w:rsidR="008D34BB" w:rsidRPr="00E52F44" w:rsidRDefault="008D34BB" w:rsidP="00E52F44">
      <w:pPr>
        <w:ind w:left="2880"/>
      </w:pPr>
      <w:r w:rsidRPr="00E52F44">
        <w:t>    "firstName" : "KRISHNAMOORTHY",</w:t>
      </w:r>
    </w:p>
    <w:p w:rsidR="008D34BB" w:rsidRPr="00E52F44" w:rsidRDefault="008D34BB" w:rsidP="00E52F44">
      <w:pPr>
        <w:ind w:left="2880"/>
      </w:pPr>
      <w:r w:rsidRPr="00E52F44">
        <w:t>    "lastName" : "RAJENDRAN",</w:t>
      </w:r>
    </w:p>
    <w:p w:rsidR="008D34BB" w:rsidRPr="00E52F44" w:rsidRDefault="008D34BB" w:rsidP="00E52F44">
      <w:pPr>
        <w:ind w:left="2880"/>
      </w:pPr>
      <w:r w:rsidRPr="00E52F44">
        <w:t>    "operation" : "</w:t>
      </w:r>
      <w:r w:rsidRPr="00E52F44">
        <w:rPr>
          <w:b/>
          <w:bCs/>
        </w:rPr>
        <w:t>logout</w:t>
      </w:r>
      <w:r w:rsidRPr="00E52F44">
        <w:t>",</w:t>
      </w:r>
    </w:p>
    <w:p w:rsidR="008D34BB" w:rsidRPr="00E52F44" w:rsidRDefault="008D34BB" w:rsidP="00E52F44">
      <w:pPr>
        <w:ind w:left="2880"/>
      </w:pPr>
      <w:r w:rsidRPr="00E52F44">
        <w:t>    "loginTime" : "",</w:t>
      </w:r>
    </w:p>
    <w:p w:rsidR="008D34BB" w:rsidRPr="00E52F44" w:rsidRDefault="008D34BB" w:rsidP="00E52F44">
      <w:pPr>
        <w:ind w:left="2880"/>
      </w:pPr>
      <w:r w:rsidRPr="00E52F44">
        <w:t>    "</w:t>
      </w:r>
      <w:proofErr w:type="spellStart"/>
      <w:proofErr w:type="gramStart"/>
      <w:r w:rsidRPr="00E52F44">
        <w:t>logoutTime</w:t>
      </w:r>
      <w:proofErr w:type="spellEnd"/>
      <w:proofErr w:type="gramEnd"/>
      <w:r w:rsidRPr="00E52F44">
        <w:t>" : "</w:t>
      </w:r>
      <w:del w:id="95" w:author="Sangita Agarwal" w:date="2018-02-01T20:12:00Z">
        <w:r w:rsidRPr="00E52F44" w:rsidDel="00FA5042">
          <w:delText>12/10/</w:delText>
        </w:r>
      </w:del>
      <w:r w:rsidRPr="00E52F44">
        <w:t>2017</w:t>
      </w:r>
      <w:ins w:id="96" w:author="Sangita Agarwal" w:date="2018-02-01T20:12:00Z">
        <w:r w:rsidR="00FA5042">
          <w:t>-12-31</w:t>
        </w:r>
      </w:ins>
      <w:r w:rsidRPr="00E52F44">
        <w:t xml:space="preserve"> </w:t>
      </w:r>
      <w:del w:id="97" w:author="Sangita Agarwal" w:date="2018-02-01T20:12:00Z">
        <w:r w:rsidRPr="00E52F44" w:rsidDel="00FA5042">
          <w:delText>2</w:delText>
        </w:r>
      </w:del>
      <w:r w:rsidRPr="00E52F44">
        <w:t>3:53:10</w:t>
      </w:r>
      <w:ins w:id="98" w:author="Sangita Agarwal" w:date="2018-02-01T20:12:00Z">
        <w:r w:rsidR="00FA5042">
          <w:t xml:space="preserve"> PM</w:t>
        </w:r>
      </w:ins>
      <w:r w:rsidRPr="00E52F44">
        <w:t>"</w:t>
      </w:r>
    </w:p>
    <w:p w:rsidR="008D34BB" w:rsidRPr="00E52F44" w:rsidRDefault="008D34BB" w:rsidP="00E52F44">
      <w:pPr>
        <w:ind w:left="2880"/>
      </w:pPr>
      <w:r w:rsidRPr="00E52F44">
        <w:t>}</w:t>
      </w:r>
    </w:p>
    <w:p w:rsidR="008D34BB" w:rsidRDefault="00D014BE" w:rsidP="008D34BB">
      <w:pPr>
        <w:pStyle w:val="ListParagraph"/>
      </w:pPr>
      <w:r>
        <w:tab/>
      </w:r>
      <w:r>
        <w:tab/>
        <w:t xml:space="preserve"> </w:t>
      </w:r>
    </w:p>
    <w:p w:rsidR="00A878CF" w:rsidRPr="009074C4" w:rsidRDefault="00E52F44" w:rsidP="0076513D">
      <w:pPr>
        <w:pStyle w:val="ListParagraph"/>
        <w:numPr>
          <w:ilvl w:val="0"/>
          <w:numId w:val="28"/>
        </w:numPr>
        <w:spacing w:after="160" w:line="259" w:lineRule="auto"/>
        <w:contextualSpacing/>
      </w:pPr>
      <w:r>
        <w:t xml:space="preserve">The Real time Truck Analytics </w:t>
      </w:r>
      <w:r w:rsidR="009074C4">
        <w:t>application will collate the above data of an entire day (</w:t>
      </w:r>
      <w:r w:rsidR="00A878CF">
        <w:t>Yesterday’s</w:t>
      </w:r>
      <w:r w:rsidR="009074C4">
        <w:t xml:space="preserve"> date) </w:t>
      </w:r>
      <w:r w:rsidR="00A878CF">
        <w:t xml:space="preserve">into a File. </w:t>
      </w:r>
    </w:p>
    <w:p w:rsidR="005F26A7" w:rsidRDefault="008613BD" w:rsidP="0076513D">
      <w:pPr>
        <w:pStyle w:val="ListParagraph"/>
        <w:numPr>
          <w:ilvl w:val="0"/>
          <w:numId w:val="28"/>
        </w:numPr>
        <w:spacing w:after="160" w:line="259" w:lineRule="auto"/>
        <w:contextualSpacing/>
      </w:pPr>
      <w:r>
        <w:t>F</w:t>
      </w:r>
      <w:r w:rsidR="00A878CF">
        <w:t xml:space="preserve">ile </w:t>
      </w:r>
      <w:r w:rsidR="009074C4">
        <w:t>will</w:t>
      </w:r>
      <w:r>
        <w:t xml:space="preserve"> have above fields. </w:t>
      </w:r>
    </w:p>
    <w:p w:rsidR="005F26A7" w:rsidRDefault="009074C4" w:rsidP="0076513D">
      <w:pPr>
        <w:pStyle w:val="ListParagraph"/>
        <w:numPr>
          <w:ilvl w:val="0"/>
          <w:numId w:val="28"/>
        </w:numPr>
        <w:spacing w:after="160" w:line="259" w:lineRule="auto"/>
        <w:contextualSpacing/>
      </w:pPr>
      <w:r>
        <w:t xml:space="preserve">The </w:t>
      </w:r>
      <w:r w:rsidR="00A878CF">
        <w:t xml:space="preserve">file </w:t>
      </w:r>
      <w:r>
        <w:t xml:space="preserve">will be </w:t>
      </w:r>
      <w:r w:rsidR="00A878CF">
        <w:t xml:space="preserve">prepared </w:t>
      </w:r>
      <w:r>
        <w:t xml:space="preserve">in </w:t>
      </w:r>
      <w:r w:rsidR="00A878CF">
        <w:t xml:space="preserve">txt </w:t>
      </w:r>
      <w:r>
        <w:t>format</w:t>
      </w:r>
      <w:r w:rsidR="00F76425">
        <w:t xml:space="preserve"> containing JSONs</w:t>
      </w:r>
      <w:r>
        <w:t xml:space="preserve">. </w:t>
      </w:r>
    </w:p>
    <w:p w:rsidR="005F26A7" w:rsidRDefault="005F26A7" w:rsidP="0076513D">
      <w:pPr>
        <w:pStyle w:val="ListParagraph"/>
        <w:numPr>
          <w:ilvl w:val="0"/>
          <w:numId w:val="28"/>
        </w:numPr>
        <w:spacing w:after="160" w:line="259" w:lineRule="auto"/>
        <w:contextualSpacing/>
      </w:pPr>
      <w:r>
        <w:t>FileName will be mentioned in AID.</w:t>
      </w:r>
    </w:p>
    <w:p w:rsidR="005F26A7" w:rsidRPr="00521F75" w:rsidRDefault="005F26A7" w:rsidP="0076513D">
      <w:pPr>
        <w:pStyle w:val="ListParagraph"/>
        <w:numPr>
          <w:ilvl w:val="0"/>
          <w:numId w:val="28"/>
        </w:numPr>
        <w:spacing w:after="160" w:line="259" w:lineRule="auto"/>
        <w:contextualSpacing/>
      </w:pPr>
      <w:r w:rsidRPr="0076513D">
        <w:t>SCHEDULE of NIGHTLY FEED:  2am</w:t>
      </w:r>
      <w:r w:rsidR="00F76425">
        <w:t xml:space="preserve"> CST</w:t>
      </w:r>
      <w:r w:rsidRPr="0076513D">
        <w:t>. Report will be for previous day</w:t>
      </w:r>
    </w:p>
    <w:p w:rsidR="008D34BB" w:rsidRDefault="00E851F0" w:rsidP="0076513D">
      <w:pPr>
        <w:pStyle w:val="ListParagraph"/>
        <w:numPr>
          <w:ilvl w:val="0"/>
          <w:numId w:val="28"/>
        </w:numPr>
        <w:spacing w:after="160" w:line="259" w:lineRule="auto"/>
        <w:contextualSpacing/>
      </w:pPr>
      <w:r>
        <w:t>At the scheduled time, the report will be sent to DMaaP via a cron Job (java).</w:t>
      </w:r>
    </w:p>
    <w:p w:rsidR="00E851F0" w:rsidRDefault="00E851F0" w:rsidP="0076513D">
      <w:pPr>
        <w:pStyle w:val="ListParagraph"/>
        <w:numPr>
          <w:ilvl w:val="0"/>
          <w:numId w:val="28"/>
        </w:numPr>
        <w:spacing w:after="160" w:line="259" w:lineRule="auto"/>
        <w:contextualSpacing/>
      </w:pPr>
      <w:r>
        <w:t>File will be published to the DMaaP Data Router Feed.</w:t>
      </w:r>
    </w:p>
    <w:p w:rsidR="005F26A7" w:rsidRDefault="005F26A7" w:rsidP="005F26A7">
      <w:pPr>
        <w:pStyle w:val="ListParagraph"/>
        <w:numPr>
          <w:ilvl w:val="0"/>
          <w:numId w:val="28"/>
        </w:numPr>
        <w:spacing w:after="160" w:line="259" w:lineRule="auto"/>
        <w:contextualSpacing/>
      </w:pPr>
      <w:r>
        <w:lastRenderedPageBreak/>
        <w:t>Feed URL and details will be mentioned in  AID.</w:t>
      </w:r>
    </w:p>
    <w:p w:rsidR="008D34BB" w:rsidRDefault="008D34BB" w:rsidP="0076513D">
      <w:pPr>
        <w:pStyle w:val="ListParagraph"/>
        <w:numPr>
          <w:ilvl w:val="0"/>
          <w:numId w:val="28"/>
        </w:numPr>
        <w:spacing w:after="160" w:line="259" w:lineRule="auto"/>
        <w:contextualSpacing/>
      </w:pPr>
      <w:r>
        <w:t xml:space="preserve">If no one has logged in for entire day, then also we have to send the User Activity Log with No data. </w:t>
      </w:r>
    </w:p>
    <w:p w:rsidR="00B324E9" w:rsidRDefault="00B324E9" w:rsidP="0076513D">
      <w:pPr>
        <w:pStyle w:val="ListParagraph"/>
        <w:numPr>
          <w:ilvl w:val="0"/>
          <w:numId w:val="28"/>
        </w:numPr>
        <w:spacing w:after="160" w:line="259" w:lineRule="auto"/>
        <w:contextualSpacing/>
      </w:pPr>
      <w:r>
        <w:t>Separate Document containing Kelper Truck Analytics AID to DMaaP will be communicated for this requirement.</w:t>
      </w:r>
    </w:p>
    <w:p w:rsidR="008D34BB" w:rsidRDefault="008D34BB" w:rsidP="008D34BB">
      <w:pPr>
        <w:pStyle w:val="ListParagraph"/>
      </w:pPr>
    </w:p>
    <w:p w:rsidR="008D34BB" w:rsidRPr="00ED5A19" w:rsidRDefault="00ED5A19" w:rsidP="008D34BB">
      <w:pPr>
        <w:pStyle w:val="ListParagraph"/>
        <w:rPr>
          <w:b/>
          <w:u w:val="single"/>
        </w:rPr>
      </w:pPr>
      <w:r w:rsidRPr="00ED5A19">
        <w:rPr>
          <w:b/>
          <w:u w:val="single"/>
        </w:rPr>
        <w:t xml:space="preserve">Some exceptional </w:t>
      </w:r>
      <w:r w:rsidR="008D34BB" w:rsidRPr="00ED5A19">
        <w:rPr>
          <w:b/>
          <w:u w:val="single"/>
        </w:rPr>
        <w:t>Scenarios</w:t>
      </w:r>
      <w:r w:rsidRPr="00ED5A19">
        <w:rPr>
          <w:b/>
          <w:u w:val="single"/>
        </w:rPr>
        <w:t xml:space="preserve"> and their expected User Activity Details</w:t>
      </w:r>
      <w:r w:rsidR="008D34BB" w:rsidRPr="00ED5A19">
        <w:rPr>
          <w:b/>
          <w:u w:val="single"/>
        </w:rPr>
        <w:t xml:space="preserve"> : </w:t>
      </w:r>
    </w:p>
    <w:p w:rsidR="008D34BB" w:rsidRDefault="008D34BB" w:rsidP="008D34BB">
      <w:pPr>
        <w:pStyle w:val="ListParagraph"/>
        <w:numPr>
          <w:ilvl w:val="0"/>
          <w:numId w:val="17"/>
        </w:numPr>
        <w:spacing w:after="160" w:line="259" w:lineRule="auto"/>
        <w:contextualSpacing/>
      </w:pPr>
      <w:r>
        <w:t>If a user logs in from multiple devices</w:t>
      </w:r>
      <w:r w:rsidR="00D014BE">
        <w:t xml:space="preserve"> at the same time</w:t>
      </w:r>
      <w:r>
        <w:t>, and then logs out then application is not able to distinguish which logout is corresponding to which login</w:t>
      </w:r>
      <w:r w:rsidR="0004530A">
        <w:t>.</w:t>
      </w:r>
    </w:p>
    <w:p w:rsidR="008D34BB" w:rsidRDefault="008D34BB" w:rsidP="008D34BB">
      <w:pPr>
        <w:pStyle w:val="ListParagraph"/>
        <w:numPr>
          <w:ilvl w:val="0"/>
          <w:numId w:val="17"/>
        </w:numPr>
        <w:spacing w:after="160" w:line="259" w:lineRule="auto"/>
        <w:contextualSpacing/>
      </w:pPr>
      <w:r>
        <w:t xml:space="preserve">Due to user forgot to Logout, or inactivity, there may be cases where logout time is not in DB. </w:t>
      </w:r>
    </w:p>
    <w:p w:rsidR="00D014BE" w:rsidRDefault="00D014BE" w:rsidP="00D014BE">
      <w:pPr>
        <w:pStyle w:val="ListParagraph"/>
        <w:tabs>
          <w:tab w:val="left" w:pos="6221"/>
        </w:tabs>
        <w:spacing w:after="160" w:line="259" w:lineRule="auto"/>
        <w:ind w:left="1080"/>
        <w:contextualSpacing/>
      </w:pPr>
      <w:r>
        <w:rPr>
          <w:highlight w:val="green"/>
        </w:rPr>
        <w:t xml:space="preserve">UI </w:t>
      </w:r>
      <w:r w:rsidRPr="00AD03FA">
        <w:rPr>
          <w:highlight w:val="green"/>
        </w:rPr>
        <w:t xml:space="preserve">&gt;&gt; When user closes whole </w:t>
      </w:r>
      <w:r w:rsidR="00AD03FA" w:rsidRPr="00AD03FA">
        <w:rPr>
          <w:highlight w:val="green"/>
        </w:rPr>
        <w:t>browser, then process is killed. Also when the user inactivity, then also session is killed. To test and confirm the current behavior of these scenarios.</w:t>
      </w:r>
      <w:r w:rsidR="00AD03FA">
        <w:t xml:space="preserve"> </w:t>
      </w:r>
    </w:p>
    <w:p w:rsidR="009B2A88" w:rsidRDefault="00674754" w:rsidP="009B2A88">
      <w:r>
        <w:rPr>
          <w:rFonts w:asciiTheme="minorHAnsi" w:hAnsiTheme="minorHAnsi" w:cstheme="minorHAnsi"/>
          <w:b/>
          <w:sz w:val="28"/>
        </w:rPr>
        <w:t>6.</w:t>
      </w:r>
      <w:r w:rsidR="008B38D2">
        <w:rPr>
          <w:rFonts w:asciiTheme="minorHAnsi" w:hAnsiTheme="minorHAnsi" w:cstheme="minorHAnsi"/>
          <w:b/>
          <w:sz w:val="28"/>
        </w:rPr>
        <w:t>4</w:t>
      </w:r>
      <w:r w:rsidR="008B38D2" w:rsidRPr="00FC70F9">
        <w:rPr>
          <w:rFonts w:asciiTheme="minorHAnsi" w:hAnsiTheme="minorHAnsi" w:cstheme="minorHAnsi"/>
          <w:b/>
          <w:sz w:val="28"/>
        </w:rPr>
        <w:t xml:space="preserve"> </w:t>
      </w:r>
      <w:r w:rsidR="009B2A88">
        <w:rPr>
          <w:rFonts w:asciiTheme="minorHAnsi" w:hAnsiTheme="minorHAnsi" w:cstheme="minorHAnsi"/>
          <w:b/>
          <w:sz w:val="28"/>
        </w:rPr>
        <w:t>Requirement to se</w:t>
      </w:r>
      <w:r w:rsidR="009B2A88" w:rsidRPr="009B2A88">
        <w:rPr>
          <w:rFonts w:asciiTheme="minorHAnsi" w:hAnsiTheme="minorHAnsi" w:cstheme="minorHAnsi"/>
          <w:b/>
          <w:sz w:val="28"/>
        </w:rPr>
        <w:t>nd “TOP: Tech on Prem” customer “CUS</w:t>
      </w:r>
      <w:r w:rsidR="00D75148">
        <w:rPr>
          <w:rFonts w:asciiTheme="minorHAnsi" w:hAnsiTheme="minorHAnsi" w:cstheme="minorHAnsi"/>
          <w:b/>
          <w:sz w:val="28"/>
        </w:rPr>
        <w:t>TOMER_REMARK</w:t>
      </w:r>
      <w:r w:rsidR="009B2A88" w:rsidRPr="009B2A88">
        <w:rPr>
          <w:rFonts w:asciiTheme="minorHAnsi" w:hAnsiTheme="minorHAnsi" w:cstheme="minorHAnsi"/>
          <w:b/>
          <w:sz w:val="28"/>
        </w:rPr>
        <w:t xml:space="preserve">” remark to the WFAC OSSLOG once the tech arrives onsite to the customer’s premise and turns off his vehicle’s engine.  </w:t>
      </w:r>
    </w:p>
    <w:p w:rsidR="00674754" w:rsidRPr="00FC70F9" w:rsidRDefault="00674754" w:rsidP="00674754">
      <w:pPr>
        <w:pStyle w:val="TableBullet"/>
        <w:numPr>
          <w:ilvl w:val="0"/>
          <w:numId w:val="0"/>
        </w:numPr>
        <w:ind w:left="936" w:hanging="360"/>
        <w:rPr>
          <w:rFonts w:asciiTheme="minorHAnsi" w:hAnsiTheme="minorHAnsi" w:cstheme="minorHAnsi"/>
          <w:b/>
          <w:sz w:val="28"/>
        </w:rPr>
      </w:pPr>
    </w:p>
    <w:p w:rsidR="00674754" w:rsidRPr="00994E45" w:rsidRDefault="00674754" w:rsidP="003F1C7F">
      <w:pPr>
        <w:pStyle w:val="Heading3"/>
        <w:ind w:left="720"/>
        <w:rPr>
          <w:rFonts w:asciiTheme="minorHAnsi" w:hAnsiTheme="minorHAnsi" w:cstheme="minorHAnsi"/>
        </w:rPr>
      </w:pPr>
    </w:p>
    <w:tbl>
      <w:tblPr>
        <w:tblStyle w:val="TableGrid"/>
        <w:tblW w:w="0" w:type="auto"/>
        <w:tblLook w:val="04A0" w:firstRow="1" w:lastRow="0" w:firstColumn="1" w:lastColumn="0" w:noHBand="0" w:noVBand="1"/>
      </w:tblPr>
      <w:tblGrid>
        <w:gridCol w:w="771"/>
        <w:gridCol w:w="5237"/>
        <w:gridCol w:w="3008"/>
      </w:tblGrid>
      <w:tr w:rsidR="00674754" w:rsidRPr="00994E45" w:rsidTr="00AD03FA">
        <w:tc>
          <w:tcPr>
            <w:tcW w:w="771" w:type="dxa"/>
            <w:vAlign w:val="center"/>
          </w:tcPr>
          <w:p w:rsidR="00674754" w:rsidRPr="00994E45" w:rsidRDefault="00674754" w:rsidP="00AD03FA">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5237" w:type="dxa"/>
            <w:vAlign w:val="center"/>
          </w:tcPr>
          <w:p w:rsidR="00674754" w:rsidRPr="00994E45" w:rsidRDefault="00674754" w:rsidP="00AD03FA">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008" w:type="dxa"/>
            <w:vAlign w:val="center"/>
          </w:tcPr>
          <w:p w:rsidR="00674754" w:rsidRPr="00994E45" w:rsidRDefault="00674754" w:rsidP="00AD03FA">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674754" w:rsidRPr="00994E45" w:rsidTr="00AD03FA">
        <w:trPr>
          <w:trHeight w:val="530"/>
        </w:trPr>
        <w:tc>
          <w:tcPr>
            <w:tcW w:w="771" w:type="dxa"/>
          </w:tcPr>
          <w:p w:rsidR="00674754" w:rsidRPr="007E0221" w:rsidRDefault="00674754">
            <w:pPr>
              <w:rPr>
                <w:rFonts w:asciiTheme="minorHAnsi" w:hAnsiTheme="minorHAnsi" w:cstheme="minorHAnsi"/>
                <w:b/>
                <w:sz w:val="22"/>
                <w:szCs w:val="22"/>
              </w:rPr>
            </w:pPr>
            <w:r w:rsidRPr="007E0221">
              <w:rPr>
                <w:rFonts w:asciiTheme="minorHAnsi" w:hAnsiTheme="minorHAnsi" w:cstheme="minorHAnsi"/>
                <w:b/>
                <w:sz w:val="22"/>
                <w:szCs w:val="22"/>
              </w:rPr>
              <w:t>6</w:t>
            </w:r>
            <w:r w:rsidR="0057530C" w:rsidRPr="007E0221">
              <w:rPr>
                <w:rFonts w:asciiTheme="minorHAnsi" w:hAnsiTheme="minorHAnsi" w:cstheme="minorHAnsi"/>
                <w:b/>
                <w:sz w:val="22"/>
                <w:szCs w:val="22"/>
              </w:rPr>
              <w:t>.</w:t>
            </w:r>
            <w:r w:rsidR="004003A5">
              <w:rPr>
                <w:rFonts w:asciiTheme="minorHAnsi" w:hAnsiTheme="minorHAnsi" w:cstheme="minorHAnsi"/>
                <w:b/>
                <w:sz w:val="22"/>
                <w:szCs w:val="22"/>
              </w:rPr>
              <w:t>4</w:t>
            </w:r>
          </w:p>
        </w:tc>
        <w:tc>
          <w:tcPr>
            <w:tcW w:w="5237" w:type="dxa"/>
          </w:tcPr>
          <w:p w:rsidR="009B2A88" w:rsidRPr="007E0221" w:rsidRDefault="009B2A88" w:rsidP="007E0221">
            <w:pPr>
              <w:rPr>
                <w:rFonts w:asciiTheme="minorHAnsi" w:hAnsiTheme="minorHAnsi" w:cstheme="minorHAnsi"/>
                <w:sz w:val="22"/>
                <w:szCs w:val="22"/>
              </w:rPr>
            </w:pPr>
            <w:r w:rsidRPr="007E0221">
              <w:rPr>
                <w:rFonts w:asciiTheme="minorHAnsi" w:hAnsiTheme="minorHAnsi" w:cstheme="minorHAnsi"/>
                <w:sz w:val="22"/>
                <w:szCs w:val="22"/>
              </w:rPr>
              <w:t>Send “TOP: Tech on Prem” customer “CUS</w:t>
            </w:r>
            <w:r w:rsidR="00D75148">
              <w:rPr>
                <w:rFonts w:asciiTheme="minorHAnsi" w:hAnsiTheme="minorHAnsi" w:cstheme="minorHAnsi"/>
                <w:sz w:val="22"/>
                <w:szCs w:val="22"/>
              </w:rPr>
              <w:t>TOMER_REMARK</w:t>
            </w:r>
            <w:r w:rsidRPr="007E0221">
              <w:rPr>
                <w:rFonts w:asciiTheme="minorHAnsi" w:hAnsiTheme="minorHAnsi" w:cstheme="minorHAnsi"/>
                <w:sz w:val="22"/>
                <w:szCs w:val="22"/>
              </w:rPr>
              <w:t>” remark to the WFAC OSSLOG once the tech arrives onsite to the customer’s premise and turns off his vehicle’s engine</w:t>
            </w:r>
            <w:r w:rsidR="004003A5">
              <w:rPr>
                <w:rFonts w:asciiTheme="minorHAnsi" w:hAnsiTheme="minorHAnsi" w:cstheme="minorHAnsi"/>
                <w:sz w:val="22"/>
                <w:szCs w:val="22"/>
              </w:rPr>
              <w:t xml:space="preserve"> or moves within location variance</w:t>
            </w:r>
            <w:r w:rsidRPr="007E0221">
              <w:rPr>
                <w:rFonts w:asciiTheme="minorHAnsi" w:hAnsiTheme="minorHAnsi" w:cstheme="minorHAnsi"/>
                <w:sz w:val="22"/>
                <w:szCs w:val="22"/>
              </w:rPr>
              <w:t xml:space="preserve">.  </w:t>
            </w:r>
          </w:p>
          <w:p w:rsidR="00674754" w:rsidRPr="007E0221" w:rsidRDefault="00674754" w:rsidP="007E0221">
            <w:pPr>
              <w:rPr>
                <w:rFonts w:asciiTheme="minorHAnsi" w:hAnsiTheme="minorHAnsi" w:cstheme="minorHAnsi"/>
                <w:sz w:val="22"/>
                <w:szCs w:val="22"/>
              </w:rPr>
            </w:pPr>
          </w:p>
        </w:tc>
        <w:tc>
          <w:tcPr>
            <w:tcW w:w="3008" w:type="dxa"/>
          </w:tcPr>
          <w:p w:rsidR="00674754" w:rsidRPr="007E0221" w:rsidRDefault="0057530C" w:rsidP="007E0221">
            <w:pPr>
              <w:rPr>
                <w:rFonts w:asciiTheme="minorHAnsi" w:hAnsiTheme="minorHAnsi" w:cstheme="minorHAnsi"/>
                <w:b/>
                <w:sz w:val="22"/>
                <w:szCs w:val="22"/>
              </w:rPr>
            </w:pPr>
            <w:r w:rsidRPr="007E0221">
              <w:rPr>
                <w:rFonts w:asciiTheme="minorHAnsi" w:hAnsiTheme="minorHAnsi" w:cstheme="minorHAnsi"/>
                <w:b/>
                <w:sz w:val="22"/>
                <w:szCs w:val="22"/>
              </w:rPr>
              <w:t>262652</w:t>
            </w:r>
          </w:p>
        </w:tc>
      </w:tr>
    </w:tbl>
    <w:p w:rsidR="00674754" w:rsidRPr="003F1C7F" w:rsidRDefault="00674754" w:rsidP="003F1C7F">
      <w:pPr>
        <w:ind w:left="720"/>
        <w:rPr>
          <w:rFonts w:asciiTheme="minorHAnsi" w:hAnsiTheme="minorHAnsi" w:cstheme="minorHAnsi"/>
        </w:rPr>
      </w:pPr>
    </w:p>
    <w:p w:rsidR="00674754" w:rsidRPr="0076513D" w:rsidRDefault="00674754" w:rsidP="00E24CD7">
      <w:pPr>
        <w:rPr>
          <w:rFonts w:asciiTheme="minorHAnsi" w:hAnsiTheme="minorHAnsi" w:cstheme="minorHAnsi"/>
          <w:sz w:val="24"/>
          <w:szCs w:val="22"/>
        </w:rPr>
      </w:pPr>
      <w:r w:rsidRPr="0076513D">
        <w:rPr>
          <w:rFonts w:asciiTheme="minorHAnsi" w:hAnsiTheme="minorHAnsi" w:cstheme="minorHAnsi"/>
          <w:sz w:val="24"/>
          <w:szCs w:val="22"/>
        </w:rPr>
        <w:t>Process flow will be as below:</w:t>
      </w:r>
    </w:p>
    <w:p w:rsidR="00E24CD7" w:rsidRPr="0076513D" w:rsidRDefault="00E24CD7" w:rsidP="003F1C7F">
      <w:pPr>
        <w:ind w:left="720"/>
        <w:rPr>
          <w:rFonts w:asciiTheme="minorHAnsi" w:hAnsiTheme="minorHAnsi" w:cstheme="minorHAnsi"/>
          <w:sz w:val="22"/>
        </w:rPr>
      </w:pPr>
    </w:p>
    <w:p w:rsidR="00E24CD7" w:rsidRPr="0076513D" w:rsidRDefault="00E24CD7" w:rsidP="00E24CD7">
      <w:pPr>
        <w:pStyle w:val="ListParagraph"/>
        <w:numPr>
          <w:ilvl w:val="0"/>
          <w:numId w:val="20"/>
        </w:numPr>
        <w:spacing w:after="160" w:line="259" w:lineRule="auto"/>
        <w:contextualSpacing/>
        <w:rPr>
          <w:sz w:val="24"/>
        </w:rPr>
      </w:pPr>
      <w:r w:rsidRPr="0076513D">
        <w:rPr>
          <w:sz w:val="24"/>
        </w:rPr>
        <w:t>The existing Real Time Truck Analytics does NOT currently consume data from the below tables :</w:t>
      </w:r>
    </w:p>
    <w:p w:rsidR="00E24CD7" w:rsidRPr="0076513D" w:rsidRDefault="00E24CD7" w:rsidP="00E24CD7">
      <w:pPr>
        <w:pStyle w:val="ListParagraph"/>
        <w:numPr>
          <w:ilvl w:val="1"/>
          <w:numId w:val="20"/>
        </w:numPr>
        <w:spacing w:after="160" w:line="259" w:lineRule="auto"/>
        <w:contextualSpacing/>
        <w:rPr>
          <w:sz w:val="24"/>
        </w:rPr>
      </w:pPr>
      <w:r w:rsidRPr="0076513D">
        <w:rPr>
          <w:sz w:val="24"/>
        </w:rPr>
        <w:t>XBFWRDETAILS_T</w:t>
      </w:r>
    </w:p>
    <w:p w:rsidR="00E24CD7" w:rsidRPr="0076513D" w:rsidRDefault="00E24CD7" w:rsidP="00E24CD7">
      <w:pPr>
        <w:pStyle w:val="ListParagraph"/>
        <w:numPr>
          <w:ilvl w:val="1"/>
          <w:numId w:val="20"/>
        </w:numPr>
        <w:spacing w:after="160" w:line="259" w:lineRule="auto"/>
        <w:contextualSpacing/>
        <w:rPr>
          <w:sz w:val="24"/>
        </w:rPr>
      </w:pPr>
      <w:r w:rsidRPr="0076513D">
        <w:rPr>
          <w:sz w:val="24"/>
        </w:rPr>
        <w:t>CLLI_TO_WIRECENTER</w:t>
      </w:r>
    </w:p>
    <w:p w:rsidR="00E24CD7" w:rsidRPr="0076513D" w:rsidRDefault="00E24CD7" w:rsidP="00E24CD7">
      <w:pPr>
        <w:spacing w:after="160" w:line="259" w:lineRule="auto"/>
        <w:ind w:left="1080"/>
        <w:contextualSpacing/>
        <w:rPr>
          <w:sz w:val="18"/>
        </w:rPr>
      </w:pPr>
      <w:r w:rsidRPr="0076513D">
        <w:rPr>
          <w:sz w:val="18"/>
        </w:rPr>
        <w:t>The feed for these two tables are present for 4 regions. Hence</w:t>
      </w:r>
      <w:r w:rsidR="00BE6F3B" w:rsidRPr="0076513D">
        <w:rPr>
          <w:sz w:val="18"/>
        </w:rPr>
        <w:t>,</w:t>
      </w:r>
      <w:r w:rsidRPr="0076513D">
        <w:rPr>
          <w:sz w:val="18"/>
        </w:rPr>
        <w:t xml:space="preserve"> </w:t>
      </w:r>
      <w:r w:rsidR="003829D5" w:rsidRPr="0076513D">
        <w:rPr>
          <w:sz w:val="18"/>
        </w:rPr>
        <w:t xml:space="preserve">the Kafka Topics needs to be listed out for the above tables and Consumers will be developed for them. </w:t>
      </w:r>
    </w:p>
    <w:p w:rsidR="001943E1" w:rsidRPr="0076513D" w:rsidRDefault="001943E1" w:rsidP="0076513D">
      <w:pPr>
        <w:spacing w:after="160" w:line="259" w:lineRule="auto"/>
        <w:ind w:left="1080"/>
        <w:contextualSpacing/>
        <w:rPr>
          <w:sz w:val="18"/>
        </w:rPr>
      </w:pPr>
      <w:r w:rsidRPr="0076513D">
        <w:rPr>
          <w:b/>
          <w:sz w:val="18"/>
        </w:rPr>
        <w:t>Broker</w:t>
      </w:r>
      <w:r w:rsidRPr="0076513D">
        <w:rPr>
          <w:sz w:val="18"/>
        </w:rPr>
        <w:t>:</w:t>
      </w:r>
    </w:p>
    <w:p w:rsidR="001943E1" w:rsidRPr="0076513D" w:rsidRDefault="001943E1" w:rsidP="0076513D">
      <w:pPr>
        <w:spacing w:after="160" w:line="259" w:lineRule="auto"/>
        <w:ind w:left="1080"/>
        <w:contextualSpacing/>
        <w:rPr>
          <w:sz w:val="18"/>
        </w:rPr>
      </w:pPr>
      <w:r w:rsidRPr="0076513D">
        <w:rPr>
          <w:sz w:val="18"/>
        </w:rPr>
        <w:t>zlt14492.vci.att.com:22181,zlt14492.vci.att.com:22182,zlt14493.vci.att.com:22183</w:t>
      </w:r>
    </w:p>
    <w:p w:rsidR="001943E1" w:rsidRPr="0076513D" w:rsidRDefault="001943E1" w:rsidP="0076513D">
      <w:pPr>
        <w:spacing w:after="160" w:line="259" w:lineRule="auto"/>
        <w:ind w:left="1080"/>
        <w:contextualSpacing/>
        <w:rPr>
          <w:sz w:val="18"/>
        </w:rPr>
      </w:pPr>
    </w:p>
    <w:p w:rsidR="001943E1" w:rsidRPr="0076513D" w:rsidRDefault="001943E1" w:rsidP="0076513D">
      <w:pPr>
        <w:spacing w:after="160" w:line="259" w:lineRule="auto"/>
        <w:ind w:left="1080"/>
        <w:contextualSpacing/>
        <w:rPr>
          <w:sz w:val="18"/>
        </w:rPr>
      </w:pPr>
      <w:r w:rsidRPr="0076513D">
        <w:rPr>
          <w:b/>
          <w:sz w:val="18"/>
        </w:rPr>
        <w:t>Topics</w:t>
      </w:r>
      <w:r w:rsidRPr="0076513D">
        <w:rPr>
          <w:sz w:val="18"/>
        </w:rPr>
        <w:t>:</w:t>
      </w:r>
    </w:p>
    <w:p w:rsidR="001943E1" w:rsidRPr="0076513D" w:rsidRDefault="001943E1" w:rsidP="0076513D">
      <w:pPr>
        <w:spacing w:after="160" w:line="259" w:lineRule="auto"/>
        <w:ind w:left="1080"/>
        <w:contextualSpacing/>
        <w:rPr>
          <w:sz w:val="18"/>
        </w:rPr>
      </w:pPr>
      <w:r w:rsidRPr="0076513D">
        <w:rPr>
          <w:sz w:val="18"/>
        </w:rPr>
        <w:t>wrdetmw_dev, wrdetsw_dev, wrdetse_dev, wrdetwe_dev</w:t>
      </w:r>
    </w:p>
    <w:p w:rsidR="001943E1" w:rsidRPr="0076513D" w:rsidRDefault="001943E1" w:rsidP="0076513D">
      <w:pPr>
        <w:spacing w:after="160" w:line="259" w:lineRule="auto"/>
        <w:ind w:left="1080"/>
        <w:contextualSpacing/>
        <w:rPr>
          <w:sz w:val="18"/>
        </w:rPr>
      </w:pPr>
    </w:p>
    <w:p w:rsidR="001943E1" w:rsidRPr="0076513D" w:rsidRDefault="001943E1" w:rsidP="0076513D">
      <w:pPr>
        <w:spacing w:after="160" w:line="259" w:lineRule="auto"/>
        <w:ind w:left="1080"/>
        <w:contextualSpacing/>
        <w:rPr>
          <w:sz w:val="18"/>
        </w:rPr>
      </w:pPr>
      <w:r w:rsidRPr="0076513D">
        <w:rPr>
          <w:sz w:val="18"/>
        </w:rPr>
        <w:t>clliwcmw_dev , clliwcsw_dev, clliwcse_dev, clliwcwe_dev</w:t>
      </w:r>
    </w:p>
    <w:p w:rsidR="001943E1" w:rsidRPr="0076513D" w:rsidRDefault="001943E1" w:rsidP="00E24CD7">
      <w:pPr>
        <w:spacing w:after="160" w:line="259" w:lineRule="auto"/>
        <w:ind w:left="1080"/>
        <w:contextualSpacing/>
        <w:rPr>
          <w:sz w:val="22"/>
        </w:rPr>
      </w:pPr>
    </w:p>
    <w:p w:rsidR="000F4862" w:rsidRPr="0076513D" w:rsidRDefault="000F4862" w:rsidP="00E24CD7">
      <w:pPr>
        <w:spacing w:after="160" w:line="259" w:lineRule="auto"/>
        <w:ind w:left="1080"/>
        <w:contextualSpacing/>
        <w:rPr>
          <w:sz w:val="22"/>
        </w:rPr>
      </w:pPr>
      <w:r w:rsidRPr="0076513D">
        <w:rPr>
          <w:sz w:val="22"/>
        </w:rPr>
        <w:t xml:space="preserve">Sample data for Reference is available for both tables at </w:t>
      </w:r>
      <w:r w:rsidR="00C7014A" w:rsidRPr="0076513D">
        <w:rPr>
          <w:sz w:val="22"/>
        </w:rPr>
        <w:t>NAS</w:t>
      </w:r>
      <w:r w:rsidRPr="0076513D">
        <w:rPr>
          <w:sz w:val="22"/>
        </w:rPr>
        <w:t>:</w:t>
      </w:r>
    </w:p>
    <w:p w:rsidR="00C7014A" w:rsidRPr="0076513D" w:rsidRDefault="00C7014A" w:rsidP="00E24CD7">
      <w:pPr>
        <w:spacing w:after="160" w:line="259" w:lineRule="auto"/>
        <w:ind w:left="1080"/>
        <w:contextualSpacing/>
        <w:rPr>
          <w:sz w:val="22"/>
        </w:rPr>
      </w:pPr>
    </w:p>
    <w:p w:rsidR="000F4862" w:rsidRPr="0076513D" w:rsidRDefault="00FA5042" w:rsidP="00E24CD7">
      <w:pPr>
        <w:spacing w:after="160" w:line="259" w:lineRule="auto"/>
        <w:ind w:left="1080"/>
        <w:contextualSpacing/>
        <w:rPr>
          <w:sz w:val="22"/>
        </w:rPr>
      </w:pPr>
      <w:hyperlink r:id="rId12" w:history="1">
        <w:r w:rsidR="000F4862" w:rsidRPr="0076513D">
          <w:rPr>
            <w:rStyle w:val="Hyperlink"/>
            <w:sz w:val="22"/>
          </w:rPr>
          <w:t>\\ATT.TechMahindra.com\Filer\FSDATA3\H609_ATT_RAPTOR\RAPTOR-Dipatch\Data_XBF_CLLI</w:t>
        </w:r>
      </w:hyperlink>
    </w:p>
    <w:p w:rsidR="003829D5" w:rsidRPr="0076513D" w:rsidRDefault="003829D5" w:rsidP="003829D5">
      <w:pPr>
        <w:pStyle w:val="ListParagraph"/>
        <w:numPr>
          <w:ilvl w:val="0"/>
          <w:numId w:val="20"/>
        </w:numPr>
        <w:spacing w:after="160" w:line="259" w:lineRule="auto"/>
        <w:contextualSpacing/>
        <w:rPr>
          <w:sz w:val="24"/>
        </w:rPr>
      </w:pPr>
      <w:r w:rsidRPr="0076513D">
        <w:rPr>
          <w:sz w:val="24"/>
        </w:rPr>
        <w:t xml:space="preserve">The data from both the tables will be first stored in Mongo DB Collections. </w:t>
      </w:r>
    </w:p>
    <w:p w:rsidR="003B7FD1" w:rsidRPr="0076513D" w:rsidRDefault="003B7FD1" w:rsidP="0076513D">
      <w:pPr>
        <w:pStyle w:val="ListParagraph"/>
        <w:spacing w:after="160" w:line="259" w:lineRule="auto"/>
        <w:contextualSpacing/>
        <w:jc w:val="both"/>
        <w:rPr>
          <w:sz w:val="24"/>
        </w:rPr>
      </w:pPr>
    </w:p>
    <w:p w:rsidR="003B7FD1" w:rsidRPr="0076513D" w:rsidRDefault="003B7FD1" w:rsidP="003B7FD1">
      <w:pPr>
        <w:pStyle w:val="ListParagraph"/>
        <w:numPr>
          <w:ilvl w:val="0"/>
          <w:numId w:val="20"/>
        </w:numPr>
        <w:spacing w:after="160" w:line="259" w:lineRule="auto"/>
        <w:contextualSpacing/>
        <w:rPr>
          <w:sz w:val="24"/>
        </w:rPr>
      </w:pPr>
      <w:r w:rsidRPr="0076513D">
        <w:rPr>
          <w:rFonts w:asciiTheme="minorHAnsi" w:hAnsiTheme="minorHAnsi" w:cstheme="minorHAnsi"/>
          <w:sz w:val="24"/>
        </w:rPr>
        <w:t xml:space="preserve">Following is the </w:t>
      </w:r>
      <w:r w:rsidRPr="0076513D">
        <w:rPr>
          <w:rFonts w:asciiTheme="minorHAnsi" w:hAnsiTheme="minorHAnsi" w:cstheme="minorHAnsi"/>
          <w:b/>
          <w:sz w:val="24"/>
        </w:rPr>
        <w:t>Trigger Point</w:t>
      </w:r>
      <w:r w:rsidRPr="0076513D">
        <w:rPr>
          <w:rFonts w:asciiTheme="minorHAnsi" w:hAnsiTheme="minorHAnsi" w:cstheme="minorHAnsi"/>
          <w:sz w:val="24"/>
        </w:rPr>
        <w:t xml:space="preserve"> at which </w:t>
      </w:r>
      <w:r w:rsidR="004A43CB" w:rsidRPr="0076513D">
        <w:rPr>
          <w:rFonts w:asciiTheme="minorHAnsi" w:hAnsiTheme="minorHAnsi" w:cstheme="minorHAnsi"/>
          <w:sz w:val="24"/>
        </w:rPr>
        <w:t>CSI_</w:t>
      </w:r>
      <w:r w:rsidRPr="0076513D">
        <w:rPr>
          <w:rFonts w:asciiTheme="minorHAnsi" w:hAnsiTheme="minorHAnsi" w:cstheme="minorHAnsi"/>
          <w:sz w:val="24"/>
        </w:rPr>
        <w:t>UpdateCustomerNotification will be triggered  :</w:t>
      </w:r>
    </w:p>
    <w:p w:rsidR="004003A5" w:rsidRDefault="00092B7D" w:rsidP="00547107">
      <w:pPr>
        <w:pStyle w:val="ListParagraph"/>
        <w:ind w:left="2160"/>
        <w:rPr>
          <w:sz w:val="24"/>
        </w:rPr>
      </w:pPr>
      <w:r>
        <w:rPr>
          <w:sz w:val="24"/>
        </w:rPr>
        <w:t>W</w:t>
      </w:r>
      <w:r w:rsidR="00547107" w:rsidRPr="00D470DA">
        <w:rPr>
          <w:sz w:val="24"/>
        </w:rPr>
        <w:t xml:space="preserve">hen </w:t>
      </w:r>
    </w:p>
    <w:p w:rsidR="004003A5" w:rsidRDefault="00547107" w:rsidP="00547107">
      <w:pPr>
        <w:pStyle w:val="ListParagraph"/>
        <w:ind w:left="2160"/>
        <w:rPr>
          <w:sz w:val="24"/>
        </w:rPr>
      </w:pPr>
      <w:r w:rsidRPr="00D470DA">
        <w:rPr>
          <w:sz w:val="24"/>
        </w:rPr>
        <w:t xml:space="preserve">TECHNICIAN ARRIVES PREMISE  </w:t>
      </w:r>
      <w:r w:rsidRPr="0076513D">
        <w:rPr>
          <w:b/>
          <w:sz w:val="24"/>
        </w:rPr>
        <w:t>OR</w:t>
      </w:r>
      <w:r w:rsidRPr="00D470DA">
        <w:rPr>
          <w:sz w:val="24"/>
        </w:rPr>
        <w:t xml:space="preserve"> is X distance </w:t>
      </w:r>
      <w:r w:rsidR="000D69AB">
        <w:rPr>
          <w:sz w:val="24"/>
        </w:rPr>
        <w:t xml:space="preserve">away </w:t>
      </w:r>
      <w:r w:rsidRPr="00D470DA">
        <w:rPr>
          <w:sz w:val="24"/>
        </w:rPr>
        <w:t>(</w:t>
      </w:r>
      <w:r w:rsidRPr="00D470DA">
        <w:rPr>
          <w:rFonts w:asciiTheme="minorHAnsi" w:hAnsiTheme="minorHAnsi" w:cstheme="minorHAnsi"/>
          <w:color w:val="000000"/>
          <w:sz w:val="24"/>
        </w:rPr>
        <w:t xml:space="preserve">Minimal Distance for calculation) </w:t>
      </w:r>
      <w:r w:rsidR="004003A5">
        <w:rPr>
          <w:sz w:val="24"/>
        </w:rPr>
        <w:t xml:space="preserve"> from the Work Location</w:t>
      </w:r>
    </w:p>
    <w:p w:rsidR="004003A5" w:rsidRDefault="00547107" w:rsidP="00547107">
      <w:pPr>
        <w:pStyle w:val="ListParagraph"/>
        <w:ind w:left="2160"/>
        <w:rPr>
          <w:b/>
          <w:sz w:val="24"/>
        </w:rPr>
      </w:pPr>
      <w:r w:rsidRPr="00D470DA">
        <w:rPr>
          <w:b/>
          <w:sz w:val="24"/>
        </w:rPr>
        <w:t xml:space="preserve">AND </w:t>
      </w:r>
    </w:p>
    <w:p w:rsidR="004003A5" w:rsidRDefault="00547107" w:rsidP="00547107">
      <w:pPr>
        <w:pStyle w:val="ListParagraph"/>
        <w:ind w:left="2160"/>
        <w:rPr>
          <w:sz w:val="24"/>
        </w:rPr>
      </w:pPr>
      <w:proofErr w:type="gramStart"/>
      <w:r w:rsidRPr="00D470DA">
        <w:rPr>
          <w:b/>
          <w:sz w:val="24"/>
        </w:rPr>
        <w:t>(</w:t>
      </w:r>
      <w:r w:rsidRPr="00D470DA">
        <w:rPr>
          <w:sz w:val="24"/>
        </w:rPr>
        <w:t xml:space="preserve"> VEHICLE</w:t>
      </w:r>
      <w:proofErr w:type="gramEnd"/>
      <w:r w:rsidRPr="00D470DA">
        <w:rPr>
          <w:sz w:val="24"/>
        </w:rPr>
        <w:t xml:space="preserve"> ENGINE OFF </w:t>
      </w:r>
      <w:r w:rsidRPr="00FA5042">
        <w:rPr>
          <w:b/>
          <w:strike/>
          <w:sz w:val="24"/>
          <w:rPrChange w:id="99" w:author="Sangita Agarwal" w:date="2018-02-01T20:20:00Z">
            <w:rPr>
              <w:b/>
              <w:sz w:val="24"/>
            </w:rPr>
          </w:rPrChange>
        </w:rPr>
        <w:t>OR</w:t>
      </w:r>
      <w:r w:rsidRPr="00FA5042">
        <w:rPr>
          <w:strike/>
          <w:sz w:val="24"/>
          <w:rPrChange w:id="100" w:author="Sangita Agarwal" w:date="2018-02-01T20:20:00Z">
            <w:rPr>
              <w:sz w:val="24"/>
            </w:rPr>
          </w:rPrChange>
        </w:rPr>
        <w:t xml:space="preserve"> if we get the same lat long with the variance(</w:t>
      </w:r>
      <w:r w:rsidRPr="00FA5042">
        <w:rPr>
          <w:rFonts w:asciiTheme="minorHAnsi" w:hAnsiTheme="minorHAnsi" w:cstheme="minorHAnsi"/>
          <w:strike/>
          <w:sz w:val="24"/>
          <w:rPrChange w:id="101" w:author="Sangita Agarwal" w:date="2018-02-01T20:20:00Z">
            <w:rPr>
              <w:rFonts w:asciiTheme="minorHAnsi" w:hAnsiTheme="minorHAnsi" w:cstheme="minorHAnsi"/>
              <w:sz w:val="24"/>
            </w:rPr>
          </w:rPrChange>
        </w:rPr>
        <w:t>IDLE Location Variation)</w:t>
      </w:r>
      <w:r w:rsidRPr="00D470DA">
        <w:rPr>
          <w:rFonts w:asciiTheme="minorHAnsi" w:hAnsiTheme="minorHAnsi" w:cstheme="minorHAnsi"/>
          <w:sz w:val="24"/>
        </w:rPr>
        <w:t xml:space="preserve"> </w:t>
      </w:r>
      <w:r w:rsidRPr="004F2A12">
        <w:rPr>
          <w:b/>
          <w:sz w:val="24"/>
        </w:rPr>
        <w:t>)</w:t>
      </w:r>
      <w:r w:rsidRPr="00D470DA">
        <w:rPr>
          <w:sz w:val="24"/>
        </w:rPr>
        <w:t xml:space="preserve">. </w:t>
      </w:r>
    </w:p>
    <w:p w:rsidR="00547107" w:rsidRPr="00D470DA" w:rsidRDefault="00547107" w:rsidP="00547107">
      <w:pPr>
        <w:pStyle w:val="ListParagraph"/>
        <w:ind w:left="2160"/>
        <w:rPr>
          <w:sz w:val="24"/>
        </w:rPr>
      </w:pPr>
      <w:r w:rsidRPr="00D470DA">
        <w:rPr>
          <w:sz w:val="24"/>
        </w:rPr>
        <w:t>Also SourceType of these WR Id should be WFAC</w:t>
      </w:r>
    </w:p>
    <w:p w:rsidR="00547107" w:rsidRPr="00D470DA" w:rsidRDefault="00547107" w:rsidP="00547107">
      <w:pPr>
        <w:pStyle w:val="ListParagraph"/>
        <w:numPr>
          <w:ilvl w:val="0"/>
          <w:numId w:val="23"/>
        </w:numPr>
        <w:rPr>
          <w:sz w:val="24"/>
        </w:rPr>
      </w:pPr>
      <w:r w:rsidRPr="00D470DA">
        <w:rPr>
          <w:sz w:val="24"/>
        </w:rPr>
        <w:t>To determine if TECHNICIAN ARRIVES PREMISE</w:t>
      </w:r>
      <w:r w:rsidR="00092B7D">
        <w:rPr>
          <w:sz w:val="24"/>
        </w:rPr>
        <w:t xml:space="preserve"> or is at X distance</w:t>
      </w:r>
      <w:r w:rsidR="004003A5">
        <w:rPr>
          <w:sz w:val="24"/>
        </w:rPr>
        <w:t xml:space="preserve"> away</w:t>
      </w:r>
      <w:r w:rsidRPr="00D470DA">
        <w:rPr>
          <w:sz w:val="24"/>
        </w:rPr>
        <w:t xml:space="preserve">, the Attribute “Trucks Distance from Work” will be used to check if this condition is TRUE. </w:t>
      </w:r>
    </w:p>
    <w:p w:rsidR="00547107" w:rsidRPr="00D470DA" w:rsidRDefault="00547107" w:rsidP="00547107">
      <w:pPr>
        <w:rPr>
          <w:sz w:val="22"/>
        </w:rPr>
      </w:pPr>
    </w:p>
    <w:p w:rsidR="00547107" w:rsidRPr="00D470DA" w:rsidRDefault="00547107" w:rsidP="00547107">
      <w:pPr>
        <w:rPr>
          <w:sz w:val="22"/>
        </w:rPr>
      </w:pPr>
      <w:r w:rsidRPr="00D470DA">
        <w:rPr>
          <w:noProof/>
          <w:sz w:val="22"/>
        </w:rPr>
        <mc:AlternateContent>
          <mc:Choice Requires="wps">
            <w:drawing>
              <wp:anchor distT="0" distB="0" distL="114300" distR="114300" simplePos="0" relativeHeight="251683840" behindDoc="0" locked="0" layoutInCell="1" allowOverlap="1" wp14:anchorId="71707989" wp14:editId="02F370B0">
                <wp:simplePos x="0" y="0"/>
                <wp:positionH relativeFrom="column">
                  <wp:posOffset>935665</wp:posOffset>
                </wp:positionH>
                <wp:positionV relativeFrom="paragraph">
                  <wp:posOffset>11814</wp:posOffset>
                </wp:positionV>
                <wp:extent cx="4867497" cy="510363"/>
                <wp:effectExtent l="0" t="0" r="28575" b="23495"/>
                <wp:wrapNone/>
                <wp:docPr id="13" name="Rectangle 13"/>
                <wp:cNvGraphicFramePr/>
                <a:graphic xmlns:a="http://schemas.openxmlformats.org/drawingml/2006/main">
                  <a:graphicData uri="http://schemas.microsoft.com/office/word/2010/wordprocessingShape">
                    <wps:wsp>
                      <wps:cNvSpPr/>
                      <wps:spPr>
                        <a:xfrm>
                          <a:off x="0" y="0"/>
                          <a:ext cx="4867497" cy="510363"/>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FA5042" w:rsidRDefault="00FA5042" w:rsidP="00547107">
                            <w:pPr>
                              <w:jc w:val="center"/>
                            </w:pPr>
                            <w:r>
                              <w:t xml:space="preserve">Trucks Distance from Work &lt;= </w:t>
                            </w:r>
                            <w:r w:rsidRPr="00D470DA">
                              <w:t>Minimal Distance for calculation</w:t>
                            </w:r>
                            <w:r>
                              <w:t xml:space="preserve"> (Core &amp; Premise respectively)</w:t>
                            </w:r>
                            <w:r w:rsidDel="002E0FF9">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07989" id="Rectangle 13" o:spid="_x0000_s1030" style="position:absolute;margin-left:73.65pt;margin-top:.95pt;width:383.25pt;height:4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" fillcolor="white [3201]" strokecolor="black [3200]" strokeweight="1pt">
                <v:textbox>
                  <w:txbxContent>
                    <w:p w:rsidR="00FA5042" w:rsidRDefault="00FA5042" w:rsidP="00547107">
                      <w:pPr>
                        <w:jc w:val="center"/>
                      </w:pPr>
                      <w:r>
                        <w:t xml:space="preserve">Trucks Distance from Work &lt;= </w:t>
                      </w:r>
                      <w:r w:rsidRPr="00D470DA">
                        <w:t>Minimal Distance for calculation</w:t>
                      </w:r>
                      <w:r>
                        <w:t xml:space="preserve"> (Core &amp; Premise respectively)</w:t>
                      </w:r>
                      <w:r w:rsidDel="002E0FF9">
                        <w:t xml:space="preserve"> </w:t>
                      </w:r>
                    </w:p>
                  </w:txbxContent>
                </v:textbox>
              </v:rect>
            </w:pict>
          </mc:Fallback>
        </mc:AlternateContent>
      </w:r>
    </w:p>
    <w:p w:rsidR="00547107" w:rsidRPr="00D470DA" w:rsidRDefault="00547107" w:rsidP="00547107">
      <w:pPr>
        <w:pStyle w:val="ListParagraph"/>
        <w:ind w:left="2160"/>
        <w:rPr>
          <w:sz w:val="24"/>
        </w:rPr>
      </w:pPr>
    </w:p>
    <w:p w:rsidR="00547107" w:rsidRPr="00D470DA" w:rsidRDefault="00547107" w:rsidP="00547107">
      <w:pPr>
        <w:pStyle w:val="ListParagraph"/>
        <w:ind w:left="2160"/>
        <w:rPr>
          <w:sz w:val="24"/>
        </w:rPr>
      </w:pPr>
    </w:p>
    <w:p w:rsidR="00547107" w:rsidRPr="00D470DA" w:rsidRDefault="00547107" w:rsidP="00547107">
      <w:pPr>
        <w:pStyle w:val="ListParagraph"/>
        <w:numPr>
          <w:ilvl w:val="0"/>
          <w:numId w:val="23"/>
        </w:numPr>
        <w:rPr>
          <w:sz w:val="24"/>
        </w:rPr>
      </w:pPr>
      <w:r w:rsidRPr="00D470DA">
        <w:rPr>
          <w:sz w:val="24"/>
        </w:rPr>
        <w:t>To determine is VEHICLE ENGINE is OFF, existing table  GPS.VENDOR_LOCATION will be used. Field name is event. If GPS.VENDOR_LOCATION.event</w:t>
      </w:r>
      <w:r w:rsidR="004F4DC7">
        <w:rPr>
          <w:sz w:val="24"/>
        </w:rPr>
        <w:t xml:space="preserve"> </w:t>
      </w:r>
      <w:r w:rsidRPr="00D470DA">
        <w:rPr>
          <w:sz w:val="24"/>
        </w:rPr>
        <w:t>=</w:t>
      </w:r>
      <w:r w:rsidR="004F4DC7">
        <w:rPr>
          <w:sz w:val="24"/>
        </w:rPr>
        <w:t xml:space="preserve"> </w:t>
      </w:r>
      <w:r w:rsidRPr="00D470DA">
        <w:rPr>
          <w:sz w:val="24"/>
        </w:rPr>
        <w:t xml:space="preserve">5, then it means that engine is OFF. If  </w:t>
      </w:r>
      <w:r w:rsidRPr="00D470DA">
        <w:rPr>
          <w:sz w:val="24"/>
        </w:rPr>
        <w:tab/>
        <w:t xml:space="preserve"> GPS.VENDOR_LOCATION.event = 4, then it means that engine is ON. </w:t>
      </w:r>
    </w:p>
    <w:p w:rsidR="00547107" w:rsidRPr="00D470DA" w:rsidRDefault="00547107" w:rsidP="00547107">
      <w:pPr>
        <w:pStyle w:val="ListParagraph"/>
        <w:ind w:left="2880"/>
        <w:rPr>
          <w:sz w:val="24"/>
        </w:rPr>
      </w:pPr>
      <w:r w:rsidRPr="00D470DA">
        <w:rPr>
          <w:noProof/>
          <w:sz w:val="24"/>
        </w:rPr>
        <mc:AlternateContent>
          <mc:Choice Requires="wps">
            <w:drawing>
              <wp:anchor distT="0" distB="0" distL="114300" distR="114300" simplePos="0" relativeHeight="251684864" behindDoc="0" locked="0" layoutInCell="1" allowOverlap="1" wp14:anchorId="5036C36A" wp14:editId="5FF38B2E">
                <wp:simplePos x="0" y="0"/>
                <wp:positionH relativeFrom="column">
                  <wp:posOffset>1628775</wp:posOffset>
                </wp:positionH>
                <wp:positionV relativeFrom="paragraph">
                  <wp:posOffset>8890</wp:posOffset>
                </wp:positionV>
                <wp:extent cx="4133850" cy="37147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4133850" cy="371475"/>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FA5042" w:rsidRDefault="00FA5042" w:rsidP="00547107">
                            <w:pPr>
                              <w:jc w:val="center"/>
                            </w:pPr>
                            <w:r>
                              <w:t>GPS.VENDOR_LOCATION.EVENT =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36C36A" id="Rectangle 18" o:spid="_x0000_s1031" style="position:absolute;left:0;text-align:left;margin-left:128.25pt;margin-top:.7pt;width:325.5pt;height:29.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" fillcolor="white [3201]" strokecolor="black [3200]" strokeweight="1pt">
                <v:textbox>
                  <w:txbxContent>
                    <w:p w:rsidR="00FA5042" w:rsidRDefault="00FA5042" w:rsidP="00547107">
                      <w:pPr>
                        <w:jc w:val="center"/>
                      </w:pPr>
                      <w:r>
                        <w:t>GPS.VENDOR_LOCATION.EVENT = 5</w:t>
                      </w:r>
                    </w:p>
                  </w:txbxContent>
                </v:textbox>
              </v:rect>
            </w:pict>
          </mc:Fallback>
        </mc:AlternateContent>
      </w:r>
    </w:p>
    <w:p w:rsidR="00547107" w:rsidRPr="00D470DA" w:rsidRDefault="00547107" w:rsidP="00547107">
      <w:pPr>
        <w:pStyle w:val="ListParagraph"/>
        <w:ind w:left="2880"/>
        <w:rPr>
          <w:sz w:val="24"/>
        </w:rPr>
      </w:pPr>
    </w:p>
    <w:p w:rsidR="00547107" w:rsidRPr="00FA5042" w:rsidRDefault="00547107" w:rsidP="00547107">
      <w:pPr>
        <w:pStyle w:val="ListParagraph"/>
        <w:numPr>
          <w:ilvl w:val="0"/>
          <w:numId w:val="23"/>
        </w:numPr>
        <w:rPr>
          <w:strike/>
          <w:sz w:val="24"/>
          <w:rPrChange w:id="102" w:author="Sangita Agarwal" w:date="2018-02-01T20:21:00Z">
            <w:rPr>
              <w:sz w:val="24"/>
            </w:rPr>
          </w:rPrChange>
        </w:rPr>
      </w:pPr>
      <w:r w:rsidRPr="00FA5042">
        <w:rPr>
          <w:strike/>
          <w:sz w:val="24"/>
          <w:rPrChange w:id="103" w:author="Sangita Agarwal" w:date="2018-02-01T20:21:00Z">
            <w:rPr>
              <w:sz w:val="24"/>
            </w:rPr>
          </w:rPrChange>
        </w:rPr>
        <w:lastRenderedPageBreak/>
        <w:t>To determine if we get the same lat long with the variance(</w:t>
      </w:r>
      <w:r w:rsidRPr="00FA5042">
        <w:rPr>
          <w:rFonts w:asciiTheme="minorHAnsi" w:hAnsiTheme="minorHAnsi" w:cstheme="minorHAnsi"/>
          <w:strike/>
          <w:sz w:val="24"/>
          <w:rPrChange w:id="104" w:author="Sangita Agarwal" w:date="2018-02-01T20:21:00Z">
            <w:rPr>
              <w:rFonts w:asciiTheme="minorHAnsi" w:hAnsiTheme="minorHAnsi" w:cstheme="minorHAnsi"/>
              <w:sz w:val="24"/>
            </w:rPr>
          </w:rPrChange>
        </w:rPr>
        <w:t>IDLE Location Variation)</w:t>
      </w:r>
    </w:p>
    <w:p w:rsidR="00547107" w:rsidRPr="00FA5042" w:rsidRDefault="00547107" w:rsidP="00547107">
      <w:pPr>
        <w:pStyle w:val="ListParagraph"/>
        <w:ind w:left="2880"/>
        <w:rPr>
          <w:strike/>
          <w:sz w:val="24"/>
          <w:rPrChange w:id="105" w:author="Sangita Agarwal" w:date="2018-02-01T20:21:00Z">
            <w:rPr>
              <w:sz w:val="24"/>
            </w:rPr>
          </w:rPrChange>
        </w:rPr>
      </w:pPr>
      <w:r w:rsidRPr="00FA5042">
        <w:rPr>
          <w:strike/>
          <w:noProof/>
          <w:sz w:val="24"/>
          <w:rPrChange w:id="106" w:author="Sangita Agarwal" w:date="2018-02-01T20:21:00Z">
            <w:rPr>
              <w:noProof/>
              <w:sz w:val="24"/>
            </w:rPr>
          </w:rPrChange>
        </w:rPr>
        <mc:AlternateContent>
          <mc:Choice Requires="wps">
            <w:drawing>
              <wp:anchor distT="0" distB="0" distL="114300" distR="114300" simplePos="0" relativeHeight="251685888" behindDoc="0" locked="0" layoutInCell="1" allowOverlap="1" wp14:anchorId="1D2F541B" wp14:editId="3BBA54F8">
                <wp:simplePos x="0" y="0"/>
                <wp:positionH relativeFrom="margin">
                  <wp:align>right</wp:align>
                </wp:positionH>
                <wp:positionV relativeFrom="paragraph">
                  <wp:posOffset>13026</wp:posOffset>
                </wp:positionV>
                <wp:extent cx="4136065" cy="542260"/>
                <wp:effectExtent l="0" t="0" r="17145" b="10795"/>
                <wp:wrapNone/>
                <wp:docPr id="19" name="Rectangle 19"/>
                <wp:cNvGraphicFramePr/>
                <a:graphic xmlns:a="http://schemas.openxmlformats.org/drawingml/2006/main">
                  <a:graphicData uri="http://schemas.microsoft.com/office/word/2010/wordprocessingShape">
                    <wps:wsp>
                      <wps:cNvSpPr/>
                      <wps:spPr>
                        <a:xfrm>
                          <a:off x="0" y="0"/>
                          <a:ext cx="4136065" cy="542260"/>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FA5042" w:rsidRPr="00FA5042" w:rsidRDefault="00FA5042" w:rsidP="00547107">
                            <w:pPr>
                              <w:jc w:val="center"/>
                              <w:rPr>
                                <w:strike/>
                                <w:rPrChange w:id="107" w:author="Sangita Agarwal" w:date="2018-02-01T20:21:00Z">
                                  <w:rPr/>
                                </w:rPrChange>
                              </w:rPr>
                            </w:pPr>
                            <w:r w:rsidRPr="00FA5042">
                              <w:rPr>
                                <w:strike/>
                                <w:rPrChange w:id="108" w:author="Sangita Agarwal" w:date="2018-02-01T20:21:00Z">
                                  <w:rPr/>
                                </w:rPrChange>
                              </w:rPr>
                              <w:t xml:space="preserve">Distance between Previous </w:t>
                            </w:r>
                            <w:proofErr w:type="spellStart"/>
                            <w:r w:rsidRPr="00FA5042">
                              <w:rPr>
                                <w:strike/>
                                <w:rPrChange w:id="109" w:author="Sangita Agarwal" w:date="2018-02-01T20:21:00Z">
                                  <w:rPr/>
                                </w:rPrChange>
                              </w:rPr>
                              <w:t>Lat</w:t>
                            </w:r>
                            <w:proofErr w:type="spellEnd"/>
                            <w:r w:rsidRPr="00FA5042">
                              <w:rPr>
                                <w:strike/>
                                <w:rPrChange w:id="110" w:author="Sangita Agarwal" w:date="2018-02-01T20:21:00Z">
                                  <w:rPr/>
                                </w:rPrChange>
                              </w:rPr>
                              <w:t xml:space="preserve"> Lon and Current </w:t>
                            </w:r>
                            <w:proofErr w:type="spellStart"/>
                            <w:r w:rsidRPr="00FA5042">
                              <w:rPr>
                                <w:strike/>
                                <w:rPrChange w:id="111" w:author="Sangita Agarwal" w:date="2018-02-01T20:21:00Z">
                                  <w:rPr/>
                                </w:rPrChange>
                              </w:rPr>
                              <w:t>Lat</w:t>
                            </w:r>
                            <w:proofErr w:type="spellEnd"/>
                            <w:r w:rsidRPr="00FA5042">
                              <w:rPr>
                                <w:strike/>
                                <w:rPrChange w:id="112" w:author="Sangita Agarwal" w:date="2018-02-01T20:21:00Z">
                                  <w:rPr/>
                                </w:rPrChange>
                              </w:rPr>
                              <w:t xml:space="preserve"> Lon &lt; = IDLE Location Variation</w:t>
                            </w:r>
                            <w:r w:rsidRPr="00FA5042" w:rsidDel="00A62096">
                              <w:rPr>
                                <w:strike/>
                                <w:rPrChange w:id="113" w:author="Sangita Agarwal" w:date="2018-02-01T20:21:00Z">
                                  <w:rPr/>
                                </w:rPrChange>
                              </w:rPr>
                              <w:t xml:space="preserve"> </w:t>
                            </w:r>
                            <w:r w:rsidRPr="00FA5042">
                              <w:rPr>
                                <w:strike/>
                                <w:rPrChange w:id="114" w:author="Sangita Agarwal" w:date="2018-02-01T20:21:00Z">
                                  <w:rPr/>
                                </w:rPrChange>
                              </w:rPr>
                              <w:t>(Core &amp; Premise respectively)</w:t>
                            </w:r>
                            <w:r w:rsidRPr="00FA5042" w:rsidDel="002E0FF9">
                              <w:rPr>
                                <w:strike/>
                                <w:rPrChange w:id="115" w:author="Sangita Agarwal" w:date="2018-02-01T20:21:00Z">
                                  <w:rPr/>
                                </w:rPrChange>
                              </w:rPr>
                              <w:t xml:space="preserve"> </w:t>
                            </w:r>
                          </w:p>
                          <w:p w:rsidR="00FA5042" w:rsidRDefault="00FA5042" w:rsidP="005471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2F541B" id="Rectangle 19" o:spid="_x0000_s1032" style="position:absolute;left:0;text-align:left;margin-left:274.45pt;margin-top:1.05pt;width:325.65pt;height:42.7pt;z-index:2516858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" fillcolor="white [3201]" strokecolor="black [3200]" strokeweight="1pt">
                <v:textbox>
                  <w:txbxContent>
                    <w:p w:rsidR="00FA5042" w:rsidRPr="00FA5042" w:rsidRDefault="00FA5042" w:rsidP="00547107">
                      <w:pPr>
                        <w:jc w:val="center"/>
                        <w:rPr>
                          <w:strike/>
                          <w:rPrChange w:id="116" w:author="Sangita Agarwal" w:date="2018-02-01T20:21:00Z">
                            <w:rPr/>
                          </w:rPrChange>
                        </w:rPr>
                      </w:pPr>
                      <w:r w:rsidRPr="00FA5042">
                        <w:rPr>
                          <w:strike/>
                          <w:rPrChange w:id="117" w:author="Sangita Agarwal" w:date="2018-02-01T20:21:00Z">
                            <w:rPr/>
                          </w:rPrChange>
                        </w:rPr>
                        <w:t xml:space="preserve">Distance between Previous </w:t>
                      </w:r>
                      <w:proofErr w:type="spellStart"/>
                      <w:r w:rsidRPr="00FA5042">
                        <w:rPr>
                          <w:strike/>
                          <w:rPrChange w:id="118" w:author="Sangita Agarwal" w:date="2018-02-01T20:21:00Z">
                            <w:rPr/>
                          </w:rPrChange>
                        </w:rPr>
                        <w:t>Lat</w:t>
                      </w:r>
                      <w:proofErr w:type="spellEnd"/>
                      <w:r w:rsidRPr="00FA5042">
                        <w:rPr>
                          <w:strike/>
                          <w:rPrChange w:id="119" w:author="Sangita Agarwal" w:date="2018-02-01T20:21:00Z">
                            <w:rPr/>
                          </w:rPrChange>
                        </w:rPr>
                        <w:t xml:space="preserve"> Lon and Current </w:t>
                      </w:r>
                      <w:proofErr w:type="spellStart"/>
                      <w:r w:rsidRPr="00FA5042">
                        <w:rPr>
                          <w:strike/>
                          <w:rPrChange w:id="120" w:author="Sangita Agarwal" w:date="2018-02-01T20:21:00Z">
                            <w:rPr/>
                          </w:rPrChange>
                        </w:rPr>
                        <w:t>Lat</w:t>
                      </w:r>
                      <w:proofErr w:type="spellEnd"/>
                      <w:r w:rsidRPr="00FA5042">
                        <w:rPr>
                          <w:strike/>
                          <w:rPrChange w:id="121" w:author="Sangita Agarwal" w:date="2018-02-01T20:21:00Z">
                            <w:rPr/>
                          </w:rPrChange>
                        </w:rPr>
                        <w:t xml:space="preserve"> Lon &lt; = IDLE Location Variation</w:t>
                      </w:r>
                      <w:r w:rsidRPr="00FA5042" w:rsidDel="00A62096">
                        <w:rPr>
                          <w:strike/>
                          <w:rPrChange w:id="122" w:author="Sangita Agarwal" w:date="2018-02-01T20:21:00Z">
                            <w:rPr/>
                          </w:rPrChange>
                        </w:rPr>
                        <w:t xml:space="preserve"> </w:t>
                      </w:r>
                      <w:r w:rsidRPr="00FA5042">
                        <w:rPr>
                          <w:strike/>
                          <w:rPrChange w:id="123" w:author="Sangita Agarwal" w:date="2018-02-01T20:21:00Z">
                            <w:rPr/>
                          </w:rPrChange>
                        </w:rPr>
                        <w:t>(Core &amp; Premise respectively)</w:t>
                      </w:r>
                      <w:r w:rsidRPr="00FA5042" w:rsidDel="002E0FF9">
                        <w:rPr>
                          <w:strike/>
                          <w:rPrChange w:id="124" w:author="Sangita Agarwal" w:date="2018-02-01T20:21:00Z">
                            <w:rPr/>
                          </w:rPrChange>
                        </w:rPr>
                        <w:t xml:space="preserve"> </w:t>
                      </w:r>
                    </w:p>
                    <w:p w:rsidR="00FA5042" w:rsidRDefault="00FA5042" w:rsidP="00547107">
                      <w:pPr>
                        <w:jc w:val="center"/>
                      </w:pPr>
                    </w:p>
                  </w:txbxContent>
                </v:textbox>
                <w10:wrap anchorx="margin"/>
              </v:rect>
            </w:pict>
          </mc:Fallback>
        </mc:AlternateContent>
      </w:r>
      <w:r w:rsidRPr="00FA5042">
        <w:rPr>
          <w:rFonts w:asciiTheme="minorHAnsi" w:hAnsiTheme="minorHAnsi" w:cstheme="minorHAnsi"/>
          <w:strike/>
          <w:sz w:val="24"/>
          <w:rPrChange w:id="125" w:author="Sangita Agarwal" w:date="2018-02-01T20:21:00Z">
            <w:rPr>
              <w:rFonts w:asciiTheme="minorHAnsi" w:hAnsiTheme="minorHAnsi" w:cstheme="minorHAnsi"/>
              <w:sz w:val="24"/>
            </w:rPr>
          </w:rPrChange>
        </w:rPr>
        <w:t xml:space="preserve"> </w:t>
      </w:r>
    </w:p>
    <w:p w:rsidR="00547107" w:rsidRPr="00D470DA" w:rsidRDefault="00547107" w:rsidP="00547107">
      <w:pPr>
        <w:pStyle w:val="ListParagraph"/>
        <w:ind w:left="2880"/>
        <w:rPr>
          <w:sz w:val="24"/>
        </w:rPr>
      </w:pPr>
    </w:p>
    <w:p w:rsidR="00547107" w:rsidRPr="00D470DA" w:rsidRDefault="00547107" w:rsidP="00547107">
      <w:pPr>
        <w:pStyle w:val="ListParagraph"/>
        <w:numPr>
          <w:ilvl w:val="0"/>
          <w:numId w:val="23"/>
        </w:numPr>
        <w:rPr>
          <w:sz w:val="24"/>
        </w:rPr>
      </w:pPr>
      <w:r w:rsidRPr="00D470DA">
        <w:rPr>
          <w:sz w:val="24"/>
        </w:rPr>
        <w:t>If the XBFWR_T.SOURCETYPE = WFAC, then this WRID will be considered for this report.</w:t>
      </w:r>
    </w:p>
    <w:p w:rsidR="00547107" w:rsidRPr="00D470DA" w:rsidRDefault="00547107" w:rsidP="00547107">
      <w:pPr>
        <w:pStyle w:val="ListParagraph"/>
        <w:numPr>
          <w:ilvl w:val="0"/>
          <w:numId w:val="23"/>
        </w:numPr>
        <w:rPr>
          <w:sz w:val="24"/>
        </w:rPr>
      </w:pPr>
      <w:r w:rsidRPr="00D470DA">
        <w:rPr>
          <w:sz w:val="24"/>
        </w:rPr>
        <w:t xml:space="preserve">The condition to be used in code will be I AND (II </w:t>
      </w:r>
      <w:r w:rsidRPr="00C37B9D">
        <w:rPr>
          <w:strike/>
          <w:sz w:val="24"/>
          <w:rPrChange w:id="126" w:author="Sangita Agarwal" w:date="2018-02-01T20:24:00Z">
            <w:rPr>
              <w:sz w:val="24"/>
            </w:rPr>
          </w:rPrChange>
        </w:rPr>
        <w:t>OR III</w:t>
      </w:r>
      <w:r w:rsidRPr="00D470DA">
        <w:rPr>
          <w:sz w:val="24"/>
        </w:rPr>
        <w:t>) AND IV</w:t>
      </w:r>
    </w:p>
    <w:p w:rsidR="00F76425" w:rsidRPr="00F75E3A" w:rsidRDefault="00F76425" w:rsidP="00F75E3A">
      <w:pPr>
        <w:ind w:left="2520"/>
        <w:rPr>
          <w:color w:val="1F497D"/>
        </w:rPr>
      </w:pPr>
      <w:r w:rsidRPr="00F75E3A">
        <w:rPr>
          <w:color w:val="1F497D"/>
        </w:rPr>
        <w:t xml:space="preserve">        </w:t>
      </w:r>
    </w:p>
    <w:p w:rsidR="00F76425" w:rsidRPr="00F75E3A" w:rsidRDefault="00F76425" w:rsidP="00F75E3A">
      <w:pPr>
        <w:ind w:left="2520"/>
        <w:rPr>
          <w:color w:val="1F497D"/>
        </w:rPr>
      </w:pPr>
      <w:r w:rsidRPr="00F75E3A">
        <w:rPr>
          <w:color w:val="1F497D"/>
        </w:rPr>
        <w:t xml:space="preserve">        "technicianType" : "CORE",        </w:t>
      </w:r>
    </w:p>
    <w:p w:rsidR="00F76425" w:rsidRPr="00F75E3A" w:rsidRDefault="00F76425" w:rsidP="00F75E3A">
      <w:pPr>
        <w:ind w:left="2520"/>
        <w:rPr>
          <w:color w:val="1F497D"/>
        </w:rPr>
      </w:pPr>
      <w:r w:rsidRPr="00F75E3A">
        <w:rPr>
          <w:color w:val="1F497D"/>
        </w:rPr>
        <w:t>        "truckCol" : "GREEN",</w:t>
      </w:r>
    </w:p>
    <w:p w:rsidR="00F76425" w:rsidRPr="00F75E3A" w:rsidRDefault="00F76425" w:rsidP="00F75E3A">
      <w:pPr>
        <w:ind w:left="2520"/>
        <w:rPr>
          <w:color w:val="1F497D"/>
        </w:rPr>
      </w:pPr>
      <w:r w:rsidRPr="00F75E3A">
        <w:rPr>
          <w:color w:val="1F497D"/>
        </w:rPr>
        <w:t xml:space="preserve">        "workType" : "MRJEIX",        </w:t>
      </w:r>
    </w:p>
    <w:p w:rsidR="00F76425" w:rsidRPr="00F75E3A" w:rsidRDefault="00F76425" w:rsidP="00F75E3A">
      <w:pPr>
        <w:ind w:left="2520"/>
        <w:rPr>
          <w:color w:val="1F497D"/>
        </w:rPr>
      </w:pPr>
      <w:r w:rsidRPr="00F75E3A">
        <w:rPr>
          <w:color w:val="1F497D"/>
        </w:rPr>
        <w:t>        "jobType" : " MRJEIX",</w:t>
      </w:r>
    </w:p>
    <w:p w:rsidR="00F76425" w:rsidRPr="00F75E3A" w:rsidRDefault="00F76425" w:rsidP="00F75E3A">
      <w:pPr>
        <w:ind w:left="2520"/>
        <w:rPr>
          <w:color w:val="1F497D"/>
        </w:rPr>
      </w:pPr>
      <w:r w:rsidRPr="00F75E3A">
        <w:rPr>
          <w:color w:val="1F497D"/>
        </w:rPr>
        <w:t>        "truckLat" : "40.0754798",</w:t>
      </w:r>
    </w:p>
    <w:p w:rsidR="00F76425" w:rsidRPr="00F75E3A" w:rsidRDefault="00F76425" w:rsidP="00F75E3A">
      <w:pPr>
        <w:ind w:left="2520"/>
        <w:rPr>
          <w:color w:val="1F497D"/>
        </w:rPr>
      </w:pPr>
      <w:r w:rsidRPr="00F75E3A">
        <w:rPr>
          <w:color w:val="1F497D"/>
        </w:rPr>
        <w:t xml:space="preserve">        "truckLong" : "-86.9058463",        </w:t>
      </w:r>
    </w:p>
    <w:p w:rsidR="00F76425" w:rsidRPr="00F75E3A" w:rsidRDefault="00F76425" w:rsidP="00F75E3A">
      <w:pPr>
        <w:ind w:left="2520"/>
        <w:rPr>
          <w:color w:val="1F497D"/>
        </w:rPr>
      </w:pPr>
      <w:r w:rsidRPr="00F75E3A">
        <w:rPr>
          <w:color w:val="1F497D"/>
        </w:rPr>
        <w:t>        "truckSpeed" : "0.0",</w:t>
      </w:r>
    </w:p>
    <w:p w:rsidR="00F76425" w:rsidRPr="00F75E3A" w:rsidRDefault="00F76425" w:rsidP="00F75E3A">
      <w:pPr>
        <w:ind w:left="2520"/>
        <w:rPr>
          <w:b/>
          <w:bCs/>
          <w:color w:val="1F497D"/>
        </w:rPr>
      </w:pPr>
      <w:r w:rsidRPr="00F75E3A">
        <w:rPr>
          <w:color w:val="1F497D"/>
        </w:rPr>
        <w:t xml:space="preserve">       </w:t>
      </w:r>
      <w:r w:rsidRPr="00F75E3A">
        <w:rPr>
          <w:b/>
          <w:bCs/>
          <w:color w:val="1F497D"/>
        </w:rPr>
        <w:t> "idleTime" : "20.0",</w:t>
      </w:r>
    </w:p>
    <w:p w:rsidR="00F76425" w:rsidRPr="00F75E3A" w:rsidRDefault="00F76425" w:rsidP="00F75E3A">
      <w:pPr>
        <w:ind w:left="2520"/>
        <w:rPr>
          <w:color w:val="1F497D"/>
        </w:rPr>
      </w:pPr>
      <w:r w:rsidRPr="00F75E3A">
        <w:rPr>
          <w:color w:val="1F497D"/>
        </w:rPr>
        <w:t>        "cumulativeIdleTime" : "0.0",</w:t>
      </w:r>
    </w:p>
    <w:p w:rsidR="00F76425" w:rsidRPr="00F75E3A" w:rsidRDefault="00F76425" w:rsidP="00F75E3A">
      <w:pPr>
        <w:ind w:left="2520"/>
        <w:rPr>
          <w:color w:val="1F497D"/>
        </w:rPr>
      </w:pPr>
      <w:r w:rsidRPr="00F75E3A">
        <w:rPr>
          <w:color w:val="1F497D"/>
        </w:rPr>
        <w:t>        "trucksDistanceFromWork" : " 124255.61041226955"</w:t>
      </w:r>
    </w:p>
    <w:p w:rsidR="003B7FD1" w:rsidRPr="00200377" w:rsidRDefault="003B7FD1" w:rsidP="003B7FD1">
      <w:pPr>
        <w:pStyle w:val="ListParagraph"/>
        <w:ind w:left="2160"/>
      </w:pPr>
    </w:p>
    <w:p w:rsidR="003B7FD1" w:rsidRDefault="003B7FD1" w:rsidP="003B7FD1">
      <w:pPr>
        <w:pStyle w:val="ListParagraph"/>
        <w:numPr>
          <w:ilvl w:val="0"/>
          <w:numId w:val="20"/>
        </w:numPr>
        <w:spacing w:after="160" w:line="259" w:lineRule="auto"/>
        <w:contextualSpacing/>
      </w:pPr>
      <w:r>
        <w:t xml:space="preserve">Application will send below  fields to WFAC OSS Log at the Trigger Point </w:t>
      </w:r>
    </w:p>
    <w:p w:rsidR="00E41194" w:rsidRDefault="00E41194" w:rsidP="00E41194">
      <w:pPr>
        <w:pStyle w:val="ListParagraph"/>
        <w:spacing w:after="160" w:line="259" w:lineRule="auto"/>
        <w:contextualSpacing/>
      </w:pPr>
    </w:p>
    <w:tbl>
      <w:tblPr>
        <w:tblStyle w:val="TableGrid"/>
        <w:tblW w:w="0" w:type="auto"/>
        <w:tblInd w:w="720" w:type="dxa"/>
        <w:tblLook w:val="04A0" w:firstRow="1" w:lastRow="0" w:firstColumn="1" w:lastColumn="0" w:noHBand="0" w:noVBand="1"/>
      </w:tblPr>
      <w:tblGrid>
        <w:gridCol w:w="622"/>
        <w:gridCol w:w="4191"/>
        <w:gridCol w:w="3483"/>
      </w:tblGrid>
      <w:tr w:rsidR="003B7FD1" w:rsidTr="00F76425">
        <w:tc>
          <w:tcPr>
            <w:tcW w:w="622" w:type="dxa"/>
          </w:tcPr>
          <w:p w:rsidR="003B7FD1" w:rsidRPr="001717CC" w:rsidRDefault="00E413C2" w:rsidP="001717CC">
            <w:pPr>
              <w:pStyle w:val="ListParagraph"/>
              <w:spacing w:after="160" w:line="259" w:lineRule="auto"/>
              <w:ind w:left="0"/>
              <w:contextualSpacing/>
              <w:jc w:val="center"/>
              <w:rPr>
                <w:b/>
                <w:sz w:val="20"/>
              </w:rPr>
            </w:pPr>
            <w:r w:rsidRPr="001717CC">
              <w:rPr>
                <w:b/>
                <w:sz w:val="20"/>
              </w:rPr>
              <w:t>SNo</w:t>
            </w:r>
          </w:p>
        </w:tc>
        <w:tc>
          <w:tcPr>
            <w:tcW w:w="4191" w:type="dxa"/>
          </w:tcPr>
          <w:p w:rsidR="003B7FD1" w:rsidRPr="001717CC" w:rsidRDefault="00E413C2" w:rsidP="001717CC">
            <w:pPr>
              <w:pStyle w:val="ListParagraph"/>
              <w:spacing w:after="160" w:line="259" w:lineRule="auto"/>
              <w:ind w:left="0"/>
              <w:contextualSpacing/>
              <w:jc w:val="center"/>
              <w:rPr>
                <w:b/>
                <w:sz w:val="20"/>
              </w:rPr>
            </w:pPr>
            <w:r w:rsidRPr="001717CC">
              <w:rPr>
                <w:b/>
                <w:sz w:val="20"/>
              </w:rPr>
              <w:t>Field</w:t>
            </w:r>
          </w:p>
        </w:tc>
        <w:tc>
          <w:tcPr>
            <w:tcW w:w="3483" w:type="dxa"/>
          </w:tcPr>
          <w:p w:rsidR="003B7FD1" w:rsidRPr="001717CC" w:rsidRDefault="00E413C2" w:rsidP="001717CC">
            <w:pPr>
              <w:pStyle w:val="ListParagraph"/>
              <w:spacing w:after="160" w:line="259" w:lineRule="auto"/>
              <w:ind w:left="0"/>
              <w:contextualSpacing/>
              <w:jc w:val="center"/>
              <w:rPr>
                <w:b/>
                <w:sz w:val="20"/>
              </w:rPr>
            </w:pPr>
            <w:r w:rsidRPr="001717CC">
              <w:rPr>
                <w:b/>
                <w:sz w:val="20"/>
              </w:rPr>
              <w:t>Source</w:t>
            </w:r>
          </w:p>
        </w:tc>
      </w:tr>
      <w:tr w:rsidR="00092B7D" w:rsidTr="00F76425">
        <w:tc>
          <w:tcPr>
            <w:tcW w:w="622" w:type="dxa"/>
          </w:tcPr>
          <w:p w:rsidR="00092B7D" w:rsidRPr="001717CC" w:rsidRDefault="00092B7D" w:rsidP="001717CC">
            <w:pPr>
              <w:pStyle w:val="ListParagraph"/>
              <w:spacing w:after="160" w:line="259" w:lineRule="auto"/>
              <w:ind w:left="0"/>
              <w:contextualSpacing/>
              <w:jc w:val="center"/>
              <w:rPr>
                <w:b/>
                <w:sz w:val="20"/>
              </w:rPr>
            </w:pPr>
            <w:r w:rsidRPr="00B85A4B">
              <w:rPr>
                <w:sz w:val="20"/>
              </w:rPr>
              <w:t>1</w:t>
            </w:r>
          </w:p>
        </w:tc>
        <w:tc>
          <w:tcPr>
            <w:tcW w:w="4191" w:type="dxa"/>
          </w:tcPr>
          <w:p w:rsidR="00092B7D" w:rsidRPr="0076513D" w:rsidRDefault="00092B7D" w:rsidP="0076513D">
            <w:pPr>
              <w:pStyle w:val="ListParagraph"/>
              <w:spacing w:after="160" w:line="259" w:lineRule="auto"/>
              <w:ind w:left="0"/>
              <w:contextualSpacing/>
              <w:rPr>
                <w:sz w:val="20"/>
              </w:rPr>
            </w:pPr>
            <w:r>
              <w:rPr>
                <w:sz w:val="20"/>
              </w:rPr>
              <w:t> TRUCKI</w:t>
            </w:r>
            <w:r w:rsidRPr="00092B7D">
              <w:rPr>
                <w:sz w:val="20"/>
              </w:rPr>
              <w:t>D</w:t>
            </w:r>
          </w:p>
        </w:tc>
        <w:tc>
          <w:tcPr>
            <w:tcW w:w="3483" w:type="dxa"/>
          </w:tcPr>
          <w:p w:rsidR="00092B7D" w:rsidRPr="0076513D" w:rsidRDefault="00092B7D" w:rsidP="0076513D">
            <w:pPr>
              <w:pStyle w:val="ListParagraph"/>
              <w:spacing w:after="160" w:line="259" w:lineRule="auto"/>
              <w:ind w:left="0"/>
              <w:contextualSpacing/>
              <w:rPr>
                <w:sz w:val="20"/>
              </w:rPr>
            </w:pPr>
            <w:r w:rsidRPr="0076513D">
              <w:rPr>
                <w:sz w:val="20"/>
              </w:rPr>
              <w:t>VTS.GPS_FKEY.UNITID</w:t>
            </w:r>
          </w:p>
        </w:tc>
      </w:tr>
      <w:tr w:rsidR="00092B7D" w:rsidTr="00F76425">
        <w:tc>
          <w:tcPr>
            <w:tcW w:w="622" w:type="dxa"/>
          </w:tcPr>
          <w:p w:rsidR="00092B7D" w:rsidRPr="001717CC" w:rsidRDefault="00092B7D" w:rsidP="00092B7D">
            <w:pPr>
              <w:pStyle w:val="ListParagraph"/>
              <w:spacing w:after="160" w:line="259" w:lineRule="auto"/>
              <w:ind w:left="0"/>
              <w:contextualSpacing/>
              <w:jc w:val="center"/>
              <w:rPr>
                <w:b/>
                <w:sz w:val="20"/>
              </w:rPr>
            </w:pPr>
            <w:r w:rsidRPr="00B85A4B">
              <w:rPr>
                <w:sz w:val="20"/>
              </w:rPr>
              <w:t>2</w:t>
            </w:r>
          </w:p>
        </w:tc>
        <w:tc>
          <w:tcPr>
            <w:tcW w:w="4191" w:type="dxa"/>
          </w:tcPr>
          <w:p w:rsidR="00092B7D" w:rsidRPr="0076513D" w:rsidRDefault="00092B7D" w:rsidP="0076513D">
            <w:pPr>
              <w:pStyle w:val="ListParagraph"/>
              <w:spacing w:after="160" w:line="259" w:lineRule="auto"/>
              <w:ind w:left="0"/>
              <w:contextualSpacing/>
              <w:rPr>
                <w:sz w:val="20"/>
              </w:rPr>
            </w:pPr>
            <w:r>
              <w:rPr>
                <w:sz w:val="20"/>
              </w:rPr>
              <w:t>TECHNICIANID</w:t>
            </w:r>
          </w:p>
        </w:tc>
        <w:tc>
          <w:tcPr>
            <w:tcW w:w="3483" w:type="dxa"/>
          </w:tcPr>
          <w:p w:rsidR="00092B7D" w:rsidRPr="001717CC" w:rsidRDefault="00092B7D" w:rsidP="0076513D">
            <w:pPr>
              <w:pStyle w:val="ListParagraph"/>
              <w:spacing w:after="160" w:line="259" w:lineRule="auto"/>
              <w:ind w:left="0"/>
              <w:contextualSpacing/>
              <w:rPr>
                <w:b/>
                <w:sz w:val="20"/>
              </w:rPr>
            </w:pPr>
            <w:r>
              <w:rPr>
                <w:sz w:val="20"/>
              </w:rPr>
              <w:t>XBF</w:t>
            </w:r>
            <w:r w:rsidRPr="00B85A4B">
              <w:rPr>
                <w:sz w:val="20"/>
              </w:rPr>
              <w:t>WR_T</w:t>
            </w:r>
            <w:r>
              <w:rPr>
                <w:sz w:val="20"/>
              </w:rPr>
              <w:t>.TECHASSIGNED</w:t>
            </w:r>
          </w:p>
        </w:tc>
      </w:tr>
      <w:tr w:rsidR="00092B7D" w:rsidTr="00F76425">
        <w:tc>
          <w:tcPr>
            <w:tcW w:w="622" w:type="dxa"/>
          </w:tcPr>
          <w:p w:rsidR="00092B7D" w:rsidRPr="001717CC" w:rsidRDefault="00092B7D" w:rsidP="00092B7D">
            <w:pPr>
              <w:pStyle w:val="ListParagraph"/>
              <w:spacing w:after="160" w:line="259" w:lineRule="auto"/>
              <w:ind w:left="0"/>
              <w:contextualSpacing/>
              <w:jc w:val="center"/>
              <w:rPr>
                <w:b/>
                <w:sz w:val="20"/>
              </w:rPr>
            </w:pPr>
            <w:r w:rsidRPr="00B85A4B">
              <w:rPr>
                <w:sz w:val="20"/>
              </w:rPr>
              <w:t>3</w:t>
            </w:r>
          </w:p>
        </w:tc>
        <w:tc>
          <w:tcPr>
            <w:tcW w:w="4191" w:type="dxa"/>
          </w:tcPr>
          <w:p w:rsidR="00092B7D" w:rsidRPr="0076513D" w:rsidRDefault="00092B7D" w:rsidP="0076513D">
            <w:pPr>
              <w:pStyle w:val="ListParagraph"/>
              <w:spacing w:after="160" w:line="259" w:lineRule="auto"/>
              <w:ind w:left="0"/>
              <w:contextualSpacing/>
              <w:rPr>
                <w:sz w:val="20"/>
              </w:rPr>
            </w:pPr>
            <w:r>
              <w:rPr>
                <w:sz w:val="20"/>
              </w:rPr>
              <w:t>WRID</w:t>
            </w:r>
          </w:p>
        </w:tc>
        <w:tc>
          <w:tcPr>
            <w:tcW w:w="3483" w:type="dxa"/>
          </w:tcPr>
          <w:p w:rsidR="00092B7D" w:rsidRPr="001717CC" w:rsidRDefault="00092B7D" w:rsidP="0076513D">
            <w:pPr>
              <w:pStyle w:val="ListParagraph"/>
              <w:spacing w:after="160" w:line="259" w:lineRule="auto"/>
              <w:ind w:left="0"/>
              <w:contextualSpacing/>
              <w:rPr>
                <w:b/>
                <w:sz w:val="20"/>
              </w:rPr>
            </w:pPr>
            <w:r>
              <w:rPr>
                <w:sz w:val="20"/>
              </w:rPr>
              <w:t>XBF</w:t>
            </w:r>
            <w:r w:rsidRPr="00B85A4B">
              <w:rPr>
                <w:sz w:val="20"/>
              </w:rPr>
              <w:t>WR_T</w:t>
            </w:r>
            <w:r>
              <w:rPr>
                <w:sz w:val="20"/>
              </w:rPr>
              <w:t>.WRID</w:t>
            </w:r>
          </w:p>
        </w:tc>
      </w:tr>
      <w:tr w:rsidR="00092B7D" w:rsidTr="00F76425">
        <w:tc>
          <w:tcPr>
            <w:tcW w:w="622" w:type="dxa"/>
          </w:tcPr>
          <w:p w:rsidR="00092B7D" w:rsidRPr="001717CC" w:rsidRDefault="00092B7D" w:rsidP="00092B7D">
            <w:pPr>
              <w:pStyle w:val="ListParagraph"/>
              <w:spacing w:after="160" w:line="259" w:lineRule="auto"/>
              <w:ind w:left="0"/>
              <w:contextualSpacing/>
              <w:jc w:val="center"/>
              <w:rPr>
                <w:b/>
                <w:sz w:val="20"/>
              </w:rPr>
            </w:pPr>
            <w:r w:rsidRPr="00B85A4B">
              <w:rPr>
                <w:sz w:val="20"/>
              </w:rPr>
              <w:t>4</w:t>
            </w:r>
          </w:p>
        </w:tc>
        <w:tc>
          <w:tcPr>
            <w:tcW w:w="4191" w:type="dxa"/>
          </w:tcPr>
          <w:p w:rsidR="00092B7D" w:rsidRPr="0076513D" w:rsidRDefault="00092B7D" w:rsidP="0076513D">
            <w:pPr>
              <w:pStyle w:val="ListParagraph"/>
              <w:spacing w:after="160" w:line="259" w:lineRule="auto"/>
              <w:ind w:left="0"/>
              <w:contextualSpacing/>
              <w:rPr>
                <w:sz w:val="20"/>
              </w:rPr>
            </w:pPr>
            <w:r w:rsidRPr="0076513D">
              <w:rPr>
                <w:sz w:val="20"/>
              </w:rPr>
              <w:t>rec</w:t>
            </w:r>
            <w:r>
              <w:rPr>
                <w:sz w:val="20"/>
              </w:rPr>
              <w:t>D</w:t>
            </w:r>
            <w:r w:rsidRPr="0076513D">
              <w:rPr>
                <w:sz w:val="20"/>
              </w:rPr>
              <w:t>ate</w:t>
            </w:r>
          </w:p>
        </w:tc>
        <w:tc>
          <w:tcPr>
            <w:tcW w:w="3483" w:type="dxa"/>
          </w:tcPr>
          <w:p w:rsidR="00092B7D" w:rsidRPr="0076513D" w:rsidRDefault="00092B7D" w:rsidP="0076513D">
            <w:pPr>
              <w:pStyle w:val="ListParagraph"/>
              <w:spacing w:after="160" w:line="259" w:lineRule="auto"/>
              <w:ind w:left="0"/>
              <w:contextualSpacing/>
              <w:rPr>
                <w:sz w:val="20"/>
              </w:rPr>
            </w:pPr>
            <w:r>
              <w:rPr>
                <w:sz w:val="20"/>
              </w:rPr>
              <w:t>VTS.VENDOR_LOCATION.</w:t>
            </w:r>
            <w:r w:rsidR="00662119">
              <w:rPr>
                <w:sz w:val="20"/>
              </w:rPr>
              <w:t>RECORD_DATE</w:t>
            </w:r>
          </w:p>
        </w:tc>
      </w:tr>
      <w:tr w:rsidR="00092B7D" w:rsidTr="00F76425">
        <w:tc>
          <w:tcPr>
            <w:tcW w:w="622" w:type="dxa"/>
          </w:tcPr>
          <w:p w:rsidR="00092B7D" w:rsidRPr="00B85A4B" w:rsidRDefault="00092B7D" w:rsidP="00092B7D">
            <w:pPr>
              <w:pStyle w:val="ListParagraph"/>
              <w:spacing w:after="160" w:line="259" w:lineRule="auto"/>
              <w:ind w:left="0"/>
              <w:contextualSpacing/>
              <w:rPr>
                <w:sz w:val="20"/>
              </w:rPr>
            </w:pPr>
            <w:r>
              <w:rPr>
                <w:sz w:val="20"/>
              </w:rPr>
              <w:t>5</w:t>
            </w:r>
          </w:p>
        </w:tc>
        <w:tc>
          <w:tcPr>
            <w:tcW w:w="4191" w:type="dxa"/>
          </w:tcPr>
          <w:p w:rsidR="00092B7D" w:rsidRPr="00B85A4B" w:rsidRDefault="00092B7D">
            <w:pPr>
              <w:pStyle w:val="ListParagraph"/>
              <w:spacing w:after="160" w:line="259" w:lineRule="auto"/>
              <w:ind w:left="0"/>
              <w:contextualSpacing/>
              <w:rPr>
                <w:sz w:val="20"/>
              </w:rPr>
            </w:pPr>
            <w:r>
              <w:rPr>
                <w:sz w:val="20"/>
              </w:rPr>
              <w:t>WRSTAT</w:t>
            </w:r>
            <w:r w:rsidRPr="00B85A4B" w:rsidDel="00092B7D">
              <w:rPr>
                <w:sz w:val="20"/>
              </w:rPr>
              <w:t xml:space="preserve"> </w:t>
            </w:r>
          </w:p>
        </w:tc>
        <w:tc>
          <w:tcPr>
            <w:tcW w:w="3483" w:type="dxa"/>
          </w:tcPr>
          <w:p w:rsidR="00092B7D" w:rsidRPr="00B85A4B" w:rsidRDefault="00092B7D">
            <w:pPr>
              <w:pStyle w:val="ListParagraph"/>
              <w:spacing w:after="160" w:line="259" w:lineRule="auto"/>
              <w:ind w:left="0"/>
              <w:contextualSpacing/>
              <w:rPr>
                <w:sz w:val="20"/>
              </w:rPr>
            </w:pPr>
            <w:r>
              <w:rPr>
                <w:sz w:val="20"/>
              </w:rPr>
              <w:t>XBF</w:t>
            </w:r>
            <w:r w:rsidRPr="00B85A4B">
              <w:rPr>
                <w:sz w:val="20"/>
              </w:rPr>
              <w:t>WR_T</w:t>
            </w:r>
            <w:r>
              <w:rPr>
                <w:sz w:val="20"/>
              </w:rPr>
              <w:t>.WRSTAT</w:t>
            </w:r>
            <w:r w:rsidRPr="00B85A4B" w:rsidDel="00092B7D">
              <w:rPr>
                <w:sz w:val="20"/>
              </w:rPr>
              <w:t xml:space="preserve"> </w:t>
            </w:r>
          </w:p>
        </w:tc>
      </w:tr>
      <w:tr w:rsidR="00092B7D" w:rsidTr="00F76425">
        <w:tc>
          <w:tcPr>
            <w:tcW w:w="622" w:type="dxa"/>
          </w:tcPr>
          <w:p w:rsidR="00092B7D" w:rsidRPr="00B85A4B" w:rsidRDefault="00092B7D" w:rsidP="00092B7D">
            <w:pPr>
              <w:pStyle w:val="ListParagraph"/>
              <w:spacing w:after="160" w:line="259" w:lineRule="auto"/>
              <w:ind w:left="0"/>
              <w:contextualSpacing/>
              <w:rPr>
                <w:sz w:val="20"/>
              </w:rPr>
            </w:pPr>
            <w:r>
              <w:rPr>
                <w:sz w:val="20"/>
              </w:rPr>
              <w:t>6</w:t>
            </w:r>
          </w:p>
        </w:tc>
        <w:tc>
          <w:tcPr>
            <w:tcW w:w="4191" w:type="dxa"/>
          </w:tcPr>
          <w:p w:rsidR="00092B7D" w:rsidRPr="0076513D" w:rsidRDefault="00092B7D">
            <w:pPr>
              <w:pStyle w:val="ListParagraph"/>
              <w:spacing w:after="160" w:line="259" w:lineRule="auto"/>
              <w:ind w:left="0"/>
              <w:contextualSpacing/>
              <w:rPr>
                <w:sz w:val="20"/>
              </w:rPr>
            </w:pPr>
            <w:r>
              <w:rPr>
                <w:sz w:val="20"/>
              </w:rPr>
              <w:t>WRLAT</w:t>
            </w:r>
          </w:p>
        </w:tc>
        <w:tc>
          <w:tcPr>
            <w:tcW w:w="3483" w:type="dxa"/>
          </w:tcPr>
          <w:p w:rsidR="00092B7D" w:rsidRPr="00B85A4B" w:rsidDel="00092B7D" w:rsidRDefault="00092B7D" w:rsidP="00092B7D">
            <w:pPr>
              <w:pStyle w:val="ListParagraph"/>
              <w:spacing w:after="160" w:line="259" w:lineRule="auto"/>
              <w:ind w:left="0"/>
              <w:contextualSpacing/>
              <w:rPr>
                <w:sz w:val="20"/>
              </w:rPr>
            </w:pPr>
            <w:r>
              <w:rPr>
                <w:sz w:val="20"/>
              </w:rPr>
              <w:t>XBF</w:t>
            </w:r>
            <w:r w:rsidRPr="00B85A4B">
              <w:rPr>
                <w:sz w:val="20"/>
              </w:rPr>
              <w:t>WR_T</w:t>
            </w:r>
            <w:r>
              <w:rPr>
                <w:sz w:val="20"/>
              </w:rPr>
              <w:t>.LATITUDE</w:t>
            </w:r>
          </w:p>
        </w:tc>
      </w:tr>
      <w:tr w:rsidR="00092B7D" w:rsidTr="00F76425">
        <w:tc>
          <w:tcPr>
            <w:tcW w:w="622" w:type="dxa"/>
          </w:tcPr>
          <w:p w:rsidR="00092B7D" w:rsidRPr="00B85A4B" w:rsidRDefault="00092B7D" w:rsidP="00092B7D">
            <w:pPr>
              <w:pStyle w:val="ListParagraph"/>
              <w:spacing w:after="160" w:line="259" w:lineRule="auto"/>
              <w:ind w:left="0"/>
              <w:contextualSpacing/>
              <w:rPr>
                <w:sz w:val="20"/>
              </w:rPr>
            </w:pPr>
            <w:r>
              <w:rPr>
                <w:sz w:val="20"/>
              </w:rPr>
              <w:t>7</w:t>
            </w:r>
          </w:p>
        </w:tc>
        <w:tc>
          <w:tcPr>
            <w:tcW w:w="4191" w:type="dxa"/>
          </w:tcPr>
          <w:p w:rsidR="00092B7D" w:rsidRPr="0076513D" w:rsidRDefault="00092B7D" w:rsidP="00092B7D">
            <w:pPr>
              <w:pStyle w:val="ListParagraph"/>
              <w:spacing w:after="160" w:line="259" w:lineRule="auto"/>
              <w:ind w:left="0"/>
              <w:contextualSpacing/>
              <w:rPr>
                <w:sz w:val="20"/>
              </w:rPr>
            </w:pPr>
            <w:r>
              <w:rPr>
                <w:sz w:val="20"/>
              </w:rPr>
              <w:t>WRLON</w:t>
            </w:r>
          </w:p>
        </w:tc>
        <w:tc>
          <w:tcPr>
            <w:tcW w:w="3483" w:type="dxa"/>
          </w:tcPr>
          <w:p w:rsidR="00092B7D" w:rsidRPr="00B85A4B" w:rsidDel="00092B7D" w:rsidRDefault="00092B7D">
            <w:pPr>
              <w:pStyle w:val="ListParagraph"/>
              <w:spacing w:after="160" w:line="259" w:lineRule="auto"/>
              <w:ind w:left="0"/>
              <w:contextualSpacing/>
              <w:rPr>
                <w:sz w:val="20"/>
              </w:rPr>
            </w:pPr>
            <w:r>
              <w:rPr>
                <w:sz w:val="20"/>
              </w:rPr>
              <w:t>XBF</w:t>
            </w:r>
            <w:r w:rsidRPr="00B85A4B">
              <w:rPr>
                <w:sz w:val="20"/>
              </w:rPr>
              <w:t>WR_T</w:t>
            </w:r>
            <w:r>
              <w:rPr>
                <w:sz w:val="20"/>
              </w:rPr>
              <w:t>.LONGITUDE</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8</w:t>
            </w:r>
          </w:p>
        </w:tc>
        <w:tc>
          <w:tcPr>
            <w:tcW w:w="4191" w:type="dxa"/>
          </w:tcPr>
          <w:p w:rsidR="00F76425" w:rsidRDefault="00F76425">
            <w:pPr>
              <w:pStyle w:val="ListParagraph"/>
              <w:spacing w:after="160" w:line="259" w:lineRule="auto"/>
              <w:ind w:left="0"/>
              <w:contextualSpacing/>
              <w:rPr>
                <w:sz w:val="20"/>
              </w:rPr>
            </w:pPr>
            <w:r w:rsidRPr="00F76425">
              <w:rPr>
                <w:sz w:val="20"/>
              </w:rPr>
              <w:t>TECHNICIANTYPE</w:t>
            </w:r>
          </w:p>
        </w:tc>
        <w:tc>
          <w:tcPr>
            <w:tcW w:w="3483" w:type="dxa"/>
          </w:tcPr>
          <w:p w:rsidR="00F76425" w:rsidRDefault="006F1F17" w:rsidP="00F76425">
            <w:pPr>
              <w:pStyle w:val="ListParagraph"/>
              <w:spacing w:after="160" w:line="259" w:lineRule="auto"/>
              <w:ind w:left="0"/>
              <w:contextualSpacing/>
              <w:rPr>
                <w:sz w:val="20"/>
              </w:rPr>
            </w:pPr>
            <w:r>
              <w:rPr>
                <w:sz w:val="20"/>
              </w:rPr>
              <w:t>XBFTECH_T.GROUPID</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9</w:t>
            </w:r>
          </w:p>
        </w:tc>
        <w:tc>
          <w:tcPr>
            <w:tcW w:w="4191" w:type="dxa"/>
          </w:tcPr>
          <w:p w:rsidR="00F76425" w:rsidRDefault="00F76425" w:rsidP="00F76425">
            <w:pPr>
              <w:pStyle w:val="ListParagraph"/>
              <w:spacing w:after="160" w:line="259" w:lineRule="auto"/>
              <w:ind w:left="0"/>
              <w:contextualSpacing/>
              <w:rPr>
                <w:sz w:val="20"/>
              </w:rPr>
            </w:pPr>
            <w:r w:rsidRPr="00F76425">
              <w:rPr>
                <w:sz w:val="20"/>
              </w:rPr>
              <w:t>TRUCKCOL</w:t>
            </w:r>
          </w:p>
        </w:tc>
        <w:tc>
          <w:tcPr>
            <w:tcW w:w="3483" w:type="dxa"/>
          </w:tcPr>
          <w:p w:rsidR="00F76425" w:rsidRDefault="006F1F17" w:rsidP="00F76425">
            <w:pPr>
              <w:pStyle w:val="ListParagraph"/>
              <w:spacing w:after="160" w:line="259" w:lineRule="auto"/>
              <w:ind w:left="0"/>
              <w:contextualSpacing/>
              <w:rPr>
                <w:sz w:val="20"/>
              </w:rPr>
            </w:pPr>
            <w:r>
              <w:rPr>
                <w:sz w:val="20"/>
              </w:rPr>
              <w:t>Computed in RTTA</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10</w:t>
            </w:r>
          </w:p>
        </w:tc>
        <w:tc>
          <w:tcPr>
            <w:tcW w:w="4191" w:type="dxa"/>
          </w:tcPr>
          <w:p w:rsidR="00F76425" w:rsidRDefault="00F76425" w:rsidP="00F76425">
            <w:pPr>
              <w:pStyle w:val="ListParagraph"/>
              <w:spacing w:after="160" w:line="259" w:lineRule="auto"/>
              <w:ind w:left="0"/>
              <w:contextualSpacing/>
              <w:rPr>
                <w:sz w:val="20"/>
              </w:rPr>
            </w:pPr>
            <w:r w:rsidRPr="00F76425">
              <w:rPr>
                <w:sz w:val="20"/>
              </w:rPr>
              <w:t>WORKTYPE</w:t>
            </w:r>
          </w:p>
        </w:tc>
        <w:tc>
          <w:tcPr>
            <w:tcW w:w="3483" w:type="dxa"/>
          </w:tcPr>
          <w:p w:rsidR="00F76425" w:rsidRDefault="006F1F17" w:rsidP="00F76425">
            <w:pPr>
              <w:pStyle w:val="ListParagraph"/>
              <w:spacing w:after="160" w:line="259" w:lineRule="auto"/>
              <w:ind w:left="0"/>
              <w:contextualSpacing/>
              <w:rPr>
                <w:sz w:val="20"/>
              </w:rPr>
            </w:pPr>
            <w:r>
              <w:rPr>
                <w:sz w:val="20"/>
              </w:rPr>
              <w:t>XBF</w:t>
            </w:r>
            <w:r w:rsidRPr="00B85A4B">
              <w:rPr>
                <w:sz w:val="20"/>
              </w:rPr>
              <w:t>WR_T</w:t>
            </w:r>
            <w:r>
              <w:rPr>
                <w:sz w:val="20"/>
              </w:rPr>
              <w:t>.</w:t>
            </w:r>
            <w:r w:rsidR="007A7E39" w:rsidRPr="00277344">
              <w:rPr>
                <w:sz w:val="20"/>
              </w:rPr>
              <w:t xml:space="preserve"> WORKTYPE</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11</w:t>
            </w:r>
          </w:p>
        </w:tc>
        <w:tc>
          <w:tcPr>
            <w:tcW w:w="4191" w:type="dxa"/>
          </w:tcPr>
          <w:p w:rsidR="00F76425" w:rsidRDefault="00F76425" w:rsidP="00F76425">
            <w:pPr>
              <w:pStyle w:val="ListParagraph"/>
              <w:spacing w:after="160" w:line="259" w:lineRule="auto"/>
              <w:ind w:left="0"/>
              <w:contextualSpacing/>
              <w:rPr>
                <w:sz w:val="20"/>
              </w:rPr>
            </w:pPr>
            <w:r w:rsidRPr="00F76425">
              <w:rPr>
                <w:sz w:val="20"/>
              </w:rPr>
              <w:t>JOBTYPE</w:t>
            </w:r>
          </w:p>
        </w:tc>
        <w:tc>
          <w:tcPr>
            <w:tcW w:w="3483" w:type="dxa"/>
          </w:tcPr>
          <w:p w:rsidR="00F76425" w:rsidRDefault="006F1F17" w:rsidP="00F76425">
            <w:pPr>
              <w:pStyle w:val="ListParagraph"/>
              <w:spacing w:after="160" w:line="259" w:lineRule="auto"/>
              <w:ind w:left="0"/>
              <w:contextualSpacing/>
              <w:rPr>
                <w:sz w:val="20"/>
              </w:rPr>
            </w:pPr>
            <w:r>
              <w:rPr>
                <w:sz w:val="20"/>
              </w:rPr>
              <w:t>XBF</w:t>
            </w:r>
            <w:r w:rsidRPr="00B85A4B">
              <w:rPr>
                <w:sz w:val="20"/>
              </w:rPr>
              <w:t>WR_T</w:t>
            </w:r>
            <w:r>
              <w:rPr>
                <w:sz w:val="20"/>
              </w:rPr>
              <w:t>.</w:t>
            </w:r>
            <w:r w:rsidR="007A7E39" w:rsidRPr="00277344">
              <w:rPr>
                <w:sz w:val="20"/>
              </w:rPr>
              <w:t xml:space="preserve"> JOBTYPE</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12</w:t>
            </w:r>
          </w:p>
        </w:tc>
        <w:tc>
          <w:tcPr>
            <w:tcW w:w="4191" w:type="dxa"/>
          </w:tcPr>
          <w:p w:rsidR="00F76425" w:rsidRDefault="00F76425" w:rsidP="00F76425">
            <w:pPr>
              <w:pStyle w:val="ListParagraph"/>
              <w:spacing w:after="160" w:line="259" w:lineRule="auto"/>
              <w:ind w:left="0"/>
              <w:contextualSpacing/>
              <w:rPr>
                <w:sz w:val="20"/>
              </w:rPr>
            </w:pPr>
            <w:r w:rsidRPr="00F76425">
              <w:rPr>
                <w:sz w:val="20"/>
              </w:rPr>
              <w:t>TRUCKLAT</w:t>
            </w:r>
          </w:p>
        </w:tc>
        <w:tc>
          <w:tcPr>
            <w:tcW w:w="3483" w:type="dxa"/>
          </w:tcPr>
          <w:p w:rsidR="00F76425" w:rsidRDefault="006F1F17" w:rsidP="00F76425">
            <w:pPr>
              <w:pStyle w:val="ListParagraph"/>
              <w:spacing w:after="160" w:line="259" w:lineRule="auto"/>
              <w:ind w:left="0"/>
              <w:contextualSpacing/>
              <w:rPr>
                <w:sz w:val="20"/>
              </w:rPr>
            </w:pPr>
            <w:r>
              <w:rPr>
                <w:sz w:val="20"/>
              </w:rPr>
              <w:t>VTS.VENDOR_LOCATION.LATITUDE</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lastRenderedPageBreak/>
              <w:t>13</w:t>
            </w:r>
          </w:p>
        </w:tc>
        <w:tc>
          <w:tcPr>
            <w:tcW w:w="4191" w:type="dxa"/>
          </w:tcPr>
          <w:p w:rsidR="00F76425" w:rsidRDefault="00F76425" w:rsidP="00F76425">
            <w:pPr>
              <w:pStyle w:val="ListParagraph"/>
              <w:spacing w:after="160" w:line="259" w:lineRule="auto"/>
              <w:ind w:left="0"/>
              <w:contextualSpacing/>
              <w:rPr>
                <w:sz w:val="20"/>
              </w:rPr>
            </w:pPr>
            <w:r w:rsidRPr="00F76425">
              <w:rPr>
                <w:sz w:val="20"/>
              </w:rPr>
              <w:t>TRUCKLONG</w:t>
            </w:r>
          </w:p>
        </w:tc>
        <w:tc>
          <w:tcPr>
            <w:tcW w:w="3483" w:type="dxa"/>
          </w:tcPr>
          <w:p w:rsidR="00F76425" w:rsidRDefault="006F1F17">
            <w:pPr>
              <w:pStyle w:val="ListParagraph"/>
              <w:spacing w:after="160" w:line="259" w:lineRule="auto"/>
              <w:ind w:left="0"/>
              <w:contextualSpacing/>
              <w:rPr>
                <w:sz w:val="20"/>
              </w:rPr>
            </w:pPr>
            <w:r>
              <w:rPr>
                <w:sz w:val="20"/>
              </w:rPr>
              <w:t>VTS.VENDOR_LOCATION.LONGITUDE</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14</w:t>
            </w:r>
          </w:p>
        </w:tc>
        <w:tc>
          <w:tcPr>
            <w:tcW w:w="4191" w:type="dxa"/>
          </w:tcPr>
          <w:p w:rsidR="00F76425" w:rsidRDefault="00F76425" w:rsidP="00F76425">
            <w:pPr>
              <w:pStyle w:val="ListParagraph"/>
              <w:spacing w:after="160" w:line="259" w:lineRule="auto"/>
              <w:ind w:left="0"/>
              <w:contextualSpacing/>
              <w:rPr>
                <w:sz w:val="20"/>
              </w:rPr>
            </w:pPr>
            <w:r w:rsidRPr="00F76425">
              <w:rPr>
                <w:sz w:val="20"/>
              </w:rPr>
              <w:t>TRUCKSPEED</w:t>
            </w:r>
          </w:p>
        </w:tc>
        <w:tc>
          <w:tcPr>
            <w:tcW w:w="3483" w:type="dxa"/>
          </w:tcPr>
          <w:p w:rsidR="00F76425" w:rsidRDefault="006F1F17" w:rsidP="00F76425">
            <w:pPr>
              <w:pStyle w:val="ListParagraph"/>
              <w:spacing w:after="160" w:line="259" w:lineRule="auto"/>
              <w:ind w:left="0"/>
              <w:contextualSpacing/>
              <w:rPr>
                <w:sz w:val="20"/>
              </w:rPr>
            </w:pPr>
            <w:r>
              <w:rPr>
                <w:sz w:val="20"/>
              </w:rPr>
              <w:t>VTS.VENDOR_LOCATION.SPEED</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15</w:t>
            </w:r>
          </w:p>
        </w:tc>
        <w:tc>
          <w:tcPr>
            <w:tcW w:w="4191" w:type="dxa"/>
          </w:tcPr>
          <w:p w:rsidR="00F76425" w:rsidRPr="00F75E3A" w:rsidRDefault="00F76425" w:rsidP="00F76425">
            <w:pPr>
              <w:pStyle w:val="ListParagraph"/>
              <w:spacing w:after="160" w:line="259" w:lineRule="auto"/>
              <w:ind w:left="0"/>
              <w:contextualSpacing/>
              <w:rPr>
                <w:sz w:val="20"/>
              </w:rPr>
            </w:pPr>
            <w:r w:rsidRPr="00F76425">
              <w:rPr>
                <w:sz w:val="20"/>
              </w:rPr>
              <w:t>IDLETIME</w:t>
            </w:r>
          </w:p>
        </w:tc>
        <w:tc>
          <w:tcPr>
            <w:tcW w:w="3483" w:type="dxa"/>
          </w:tcPr>
          <w:p w:rsidR="00F76425" w:rsidRDefault="006F1F17" w:rsidP="00F76425">
            <w:pPr>
              <w:pStyle w:val="ListParagraph"/>
              <w:spacing w:after="160" w:line="259" w:lineRule="auto"/>
              <w:ind w:left="0"/>
              <w:contextualSpacing/>
              <w:rPr>
                <w:sz w:val="20"/>
              </w:rPr>
            </w:pPr>
            <w:r>
              <w:rPr>
                <w:sz w:val="20"/>
              </w:rPr>
              <w:t>Computed in RTTA</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16</w:t>
            </w:r>
          </w:p>
        </w:tc>
        <w:tc>
          <w:tcPr>
            <w:tcW w:w="4191" w:type="dxa"/>
          </w:tcPr>
          <w:p w:rsidR="00F76425" w:rsidRPr="00F75E3A" w:rsidRDefault="00F76425" w:rsidP="00F76425">
            <w:pPr>
              <w:pStyle w:val="ListParagraph"/>
              <w:spacing w:after="160" w:line="259" w:lineRule="auto"/>
              <w:ind w:left="0"/>
              <w:contextualSpacing/>
              <w:rPr>
                <w:sz w:val="20"/>
              </w:rPr>
            </w:pPr>
            <w:r w:rsidRPr="00F76425">
              <w:rPr>
                <w:sz w:val="20"/>
              </w:rPr>
              <w:t>CUMULATIVEIDLETIME</w:t>
            </w:r>
          </w:p>
        </w:tc>
        <w:tc>
          <w:tcPr>
            <w:tcW w:w="3483" w:type="dxa"/>
          </w:tcPr>
          <w:p w:rsidR="00F76425" w:rsidRDefault="006F1F17" w:rsidP="00F76425">
            <w:pPr>
              <w:pStyle w:val="ListParagraph"/>
              <w:spacing w:after="160" w:line="259" w:lineRule="auto"/>
              <w:ind w:left="0"/>
              <w:contextualSpacing/>
              <w:rPr>
                <w:sz w:val="20"/>
              </w:rPr>
            </w:pPr>
            <w:r>
              <w:rPr>
                <w:sz w:val="20"/>
              </w:rPr>
              <w:t>Computed in RTTA</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17</w:t>
            </w:r>
          </w:p>
        </w:tc>
        <w:tc>
          <w:tcPr>
            <w:tcW w:w="4191" w:type="dxa"/>
          </w:tcPr>
          <w:p w:rsidR="00F76425" w:rsidRPr="00F75E3A" w:rsidRDefault="00F76425" w:rsidP="00F76425">
            <w:pPr>
              <w:pStyle w:val="ListParagraph"/>
              <w:spacing w:after="160" w:line="259" w:lineRule="auto"/>
              <w:ind w:left="0"/>
              <w:contextualSpacing/>
              <w:rPr>
                <w:sz w:val="20"/>
              </w:rPr>
            </w:pPr>
            <w:r w:rsidRPr="00F76425">
              <w:rPr>
                <w:sz w:val="20"/>
              </w:rPr>
              <w:t>TRUCKSDISTANCEFROMWORK</w:t>
            </w:r>
          </w:p>
        </w:tc>
        <w:tc>
          <w:tcPr>
            <w:tcW w:w="3483" w:type="dxa"/>
          </w:tcPr>
          <w:p w:rsidR="00F76425" w:rsidRDefault="006F1F17" w:rsidP="00F76425">
            <w:pPr>
              <w:pStyle w:val="ListParagraph"/>
              <w:spacing w:after="160" w:line="259" w:lineRule="auto"/>
              <w:ind w:left="0"/>
              <w:contextualSpacing/>
              <w:rPr>
                <w:sz w:val="20"/>
              </w:rPr>
            </w:pPr>
            <w:r>
              <w:rPr>
                <w:sz w:val="20"/>
              </w:rPr>
              <w:t>Computed in RTTA</w:t>
            </w:r>
          </w:p>
        </w:tc>
      </w:tr>
      <w:tr w:rsidR="00F76425" w:rsidTr="00F76425">
        <w:tc>
          <w:tcPr>
            <w:tcW w:w="622" w:type="dxa"/>
          </w:tcPr>
          <w:p w:rsidR="00F76425" w:rsidRDefault="00F76425" w:rsidP="00F76425">
            <w:pPr>
              <w:pStyle w:val="ListParagraph"/>
              <w:spacing w:after="160" w:line="259" w:lineRule="auto"/>
              <w:ind w:left="0"/>
              <w:contextualSpacing/>
              <w:rPr>
                <w:sz w:val="20"/>
              </w:rPr>
            </w:pPr>
            <w:r>
              <w:rPr>
                <w:sz w:val="20"/>
              </w:rPr>
              <w:t>18</w:t>
            </w:r>
          </w:p>
        </w:tc>
        <w:tc>
          <w:tcPr>
            <w:tcW w:w="4191" w:type="dxa"/>
          </w:tcPr>
          <w:p w:rsidR="00F76425" w:rsidRDefault="00F76425" w:rsidP="00F76425">
            <w:pPr>
              <w:pStyle w:val="ListParagraph"/>
              <w:spacing w:after="160" w:line="259" w:lineRule="auto"/>
              <w:ind w:left="0"/>
              <w:contextualSpacing/>
              <w:rPr>
                <w:sz w:val="20"/>
              </w:rPr>
            </w:pPr>
            <w:r w:rsidRPr="00B85A4B">
              <w:rPr>
                <w:sz w:val="20"/>
              </w:rPr>
              <w:t>WFAC Ticket number</w:t>
            </w:r>
          </w:p>
        </w:tc>
        <w:tc>
          <w:tcPr>
            <w:tcW w:w="3483" w:type="dxa"/>
          </w:tcPr>
          <w:p w:rsidR="00F76425" w:rsidRDefault="00F76425" w:rsidP="00F76425">
            <w:pPr>
              <w:pStyle w:val="ListParagraph"/>
              <w:spacing w:after="160" w:line="259" w:lineRule="auto"/>
              <w:ind w:left="0"/>
              <w:contextualSpacing/>
              <w:rPr>
                <w:sz w:val="20"/>
              </w:rPr>
            </w:pPr>
            <w:r>
              <w:rPr>
                <w:sz w:val="20"/>
              </w:rPr>
              <w:t>XBF</w:t>
            </w:r>
            <w:r w:rsidRPr="00B85A4B">
              <w:rPr>
                <w:sz w:val="20"/>
              </w:rPr>
              <w:t>WR_T.EXTNKEY</w:t>
            </w:r>
            <w:r>
              <w:rPr>
                <w:sz w:val="20"/>
              </w:rPr>
              <w:t>1</w:t>
            </w:r>
          </w:p>
        </w:tc>
      </w:tr>
      <w:tr w:rsidR="00F76425" w:rsidTr="00F76425">
        <w:tc>
          <w:tcPr>
            <w:tcW w:w="622" w:type="dxa"/>
          </w:tcPr>
          <w:p w:rsidR="00F76425" w:rsidRPr="00B85A4B" w:rsidRDefault="00F76425" w:rsidP="00F76425">
            <w:pPr>
              <w:pStyle w:val="ListParagraph"/>
              <w:spacing w:after="160" w:line="259" w:lineRule="auto"/>
              <w:ind w:left="0"/>
              <w:contextualSpacing/>
              <w:rPr>
                <w:sz w:val="20"/>
              </w:rPr>
            </w:pPr>
            <w:r>
              <w:rPr>
                <w:sz w:val="20"/>
              </w:rPr>
              <w:t>19</w:t>
            </w:r>
          </w:p>
        </w:tc>
        <w:tc>
          <w:tcPr>
            <w:tcW w:w="4191" w:type="dxa"/>
          </w:tcPr>
          <w:p w:rsidR="00F76425" w:rsidRPr="00B85A4B" w:rsidRDefault="00F76425" w:rsidP="00F76425">
            <w:pPr>
              <w:pStyle w:val="ListParagraph"/>
              <w:spacing w:after="160" w:line="259" w:lineRule="auto"/>
              <w:ind w:left="0"/>
              <w:contextualSpacing/>
              <w:rPr>
                <w:sz w:val="20"/>
              </w:rPr>
            </w:pPr>
            <w:r w:rsidRPr="00B85A4B">
              <w:rPr>
                <w:sz w:val="20"/>
              </w:rPr>
              <w:t xml:space="preserve">State Code  </w:t>
            </w:r>
          </w:p>
        </w:tc>
        <w:tc>
          <w:tcPr>
            <w:tcW w:w="3483" w:type="dxa"/>
          </w:tcPr>
          <w:p w:rsidR="00F76425" w:rsidRDefault="00F76425" w:rsidP="00F76425">
            <w:pPr>
              <w:pStyle w:val="ListParagraph"/>
              <w:spacing w:after="160" w:line="259" w:lineRule="auto"/>
              <w:ind w:left="0"/>
              <w:contextualSpacing/>
              <w:rPr>
                <w:sz w:val="20"/>
              </w:rPr>
            </w:pPr>
            <w:r w:rsidRPr="00B85A4B">
              <w:rPr>
                <w:sz w:val="20"/>
              </w:rPr>
              <w:t>CLLI_TO_WIRECENTER.STATE</w:t>
            </w:r>
          </w:p>
        </w:tc>
      </w:tr>
      <w:tr w:rsidR="00F76425" w:rsidTr="00F76425">
        <w:tc>
          <w:tcPr>
            <w:tcW w:w="622" w:type="dxa"/>
          </w:tcPr>
          <w:p w:rsidR="00F76425" w:rsidRPr="00B85A4B" w:rsidRDefault="00F76425" w:rsidP="00F76425">
            <w:pPr>
              <w:pStyle w:val="ListParagraph"/>
              <w:spacing w:after="160" w:line="259" w:lineRule="auto"/>
              <w:ind w:left="0"/>
              <w:contextualSpacing/>
              <w:rPr>
                <w:sz w:val="20"/>
              </w:rPr>
            </w:pPr>
            <w:r>
              <w:rPr>
                <w:sz w:val="20"/>
              </w:rPr>
              <w:t>20</w:t>
            </w:r>
          </w:p>
        </w:tc>
        <w:tc>
          <w:tcPr>
            <w:tcW w:w="4191" w:type="dxa"/>
          </w:tcPr>
          <w:p w:rsidR="00F76425" w:rsidRPr="00B85A4B" w:rsidRDefault="00F76425" w:rsidP="00F76425">
            <w:pPr>
              <w:pStyle w:val="ListParagraph"/>
              <w:spacing w:after="160" w:line="259" w:lineRule="auto"/>
              <w:ind w:left="0"/>
              <w:contextualSpacing/>
              <w:rPr>
                <w:sz w:val="20"/>
              </w:rPr>
            </w:pPr>
            <w:r w:rsidRPr="00B85A4B">
              <w:rPr>
                <w:sz w:val="20"/>
              </w:rPr>
              <w:t>TOP: TECH ON PREM</w:t>
            </w:r>
          </w:p>
        </w:tc>
        <w:tc>
          <w:tcPr>
            <w:tcW w:w="3483" w:type="dxa"/>
          </w:tcPr>
          <w:p w:rsidR="00F76425" w:rsidRPr="00B85A4B" w:rsidRDefault="00F76425" w:rsidP="00F76425">
            <w:pPr>
              <w:pStyle w:val="ListParagraph"/>
              <w:spacing w:after="160" w:line="259" w:lineRule="auto"/>
              <w:ind w:left="0"/>
              <w:contextualSpacing/>
              <w:rPr>
                <w:sz w:val="20"/>
              </w:rPr>
            </w:pPr>
            <w:r w:rsidRPr="00B85A4B">
              <w:rPr>
                <w:sz w:val="20"/>
              </w:rPr>
              <w:t>Hard Coded</w:t>
            </w:r>
          </w:p>
        </w:tc>
      </w:tr>
      <w:tr w:rsidR="00F76425" w:rsidTr="00F76425">
        <w:trPr>
          <w:trHeight w:val="305"/>
        </w:trPr>
        <w:tc>
          <w:tcPr>
            <w:tcW w:w="622" w:type="dxa"/>
          </w:tcPr>
          <w:p w:rsidR="00F76425" w:rsidRPr="00B85A4B" w:rsidRDefault="00F76425" w:rsidP="00F76425">
            <w:pPr>
              <w:pStyle w:val="ListParagraph"/>
              <w:spacing w:after="160" w:line="259" w:lineRule="auto"/>
              <w:ind w:left="0"/>
              <w:contextualSpacing/>
              <w:rPr>
                <w:sz w:val="20"/>
              </w:rPr>
            </w:pPr>
            <w:r>
              <w:rPr>
                <w:sz w:val="20"/>
              </w:rPr>
              <w:t>21</w:t>
            </w:r>
          </w:p>
        </w:tc>
        <w:tc>
          <w:tcPr>
            <w:tcW w:w="4191" w:type="dxa"/>
          </w:tcPr>
          <w:p w:rsidR="00F76425" w:rsidRPr="00B85A4B" w:rsidRDefault="00F76425" w:rsidP="00F76425">
            <w:pPr>
              <w:spacing w:after="160" w:line="259" w:lineRule="auto"/>
              <w:ind w:left="60"/>
              <w:contextualSpacing/>
              <w:jc w:val="both"/>
            </w:pPr>
            <w:r w:rsidRPr="004F2A12">
              <w:rPr>
                <w:rFonts w:ascii="Calibri" w:eastAsiaTheme="minorHAnsi" w:hAnsi="Calibri" w:cs="Calibri"/>
                <w:sz w:val="22"/>
                <w:szCs w:val="22"/>
              </w:rPr>
              <w:t>CUS</w:t>
            </w:r>
            <w:r w:rsidR="00D75148">
              <w:rPr>
                <w:rFonts w:ascii="Calibri" w:eastAsiaTheme="minorHAnsi" w:hAnsi="Calibri" w:cs="Calibri"/>
                <w:sz w:val="22"/>
                <w:szCs w:val="22"/>
              </w:rPr>
              <w:t>TOMER_REMARK</w:t>
            </w:r>
          </w:p>
        </w:tc>
        <w:tc>
          <w:tcPr>
            <w:tcW w:w="3483" w:type="dxa"/>
          </w:tcPr>
          <w:p w:rsidR="00F76425" w:rsidRPr="00B85A4B" w:rsidRDefault="00F76425" w:rsidP="00F76425">
            <w:pPr>
              <w:pStyle w:val="ListParagraph"/>
              <w:spacing w:after="160" w:line="259" w:lineRule="auto"/>
              <w:ind w:left="0"/>
              <w:contextualSpacing/>
              <w:rPr>
                <w:sz w:val="20"/>
              </w:rPr>
            </w:pPr>
            <w:r w:rsidRPr="00B85A4B">
              <w:rPr>
                <w:sz w:val="20"/>
              </w:rPr>
              <w:t>Hard Coded</w:t>
            </w:r>
          </w:p>
        </w:tc>
      </w:tr>
      <w:tr w:rsidR="00F76425" w:rsidTr="00F76425">
        <w:trPr>
          <w:trHeight w:val="305"/>
        </w:trPr>
        <w:tc>
          <w:tcPr>
            <w:tcW w:w="622" w:type="dxa"/>
          </w:tcPr>
          <w:p w:rsidR="00F76425" w:rsidRPr="00B85A4B" w:rsidRDefault="00F76425" w:rsidP="00F76425">
            <w:pPr>
              <w:pStyle w:val="ListParagraph"/>
              <w:spacing w:after="160" w:line="259" w:lineRule="auto"/>
              <w:ind w:left="0"/>
              <w:contextualSpacing/>
              <w:rPr>
                <w:sz w:val="20"/>
              </w:rPr>
            </w:pPr>
            <w:r>
              <w:rPr>
                <w:sz w:val="20"/>
              </w:rPr>
              <w:t>22</w:t>
            </w:r>
          </w:p>
        </w:tc>
        <w:tc>
          <w:tcPr>
            <w:tcW w:w="4191" w:type="dxa"/>
          </w:tcPr>
          <w:p w:rsidR="00F76425" w:rsidRPr="00B85A4B" w:rsidRDefault="00F76425" w:rsidP="00F76425">
            <w:pPr>
              <w:pStyle w:val="ListParagraph"/>
              <w:spacing w:after="160" w:line="259" w:lineRule="auto"/>
              <w:ind w:left="0"/>
              <w:contextualSpacing/>
              <w:rPr>
                <w:sz w:val="20"/>
              </w:rPr>
            </w:pPr>
            <w:r>
              <w:rPr>
                <w:sz w:val="20"/>
              </w:rPr>
              <w:t>kafkaTimeStamp</w:t>
            </w:r>
          </w:p>
        </w:tc>
        <w:tc>
          <w:tcPr>
            <w:tcW w:w="3483" w:type="dxa"/>
          </w:tcPr>
          <w:p w:rsidR="00F76425" w:rsidRPr="00B85A4B" w:rsidRDefault="00F76425" w:rsidP="00F76425">
            <w:pPr>
              <w:pStyle w:val="ListParagraph"/>
              <w:spacing w:after="160" w:line="259" w:lineRule="auto"/>
              <w:ind w:left="0"/>
              <w:contextualSpacing/>
              <w:rPr>
                <w:sz w:val="20"/>
              </w:rPr>
            </w:pPr>
            <w:r>
              <w:rPr>
                <w:sz w:val="20"/>
              </w:rPr>
              <w:t>Sysdate timestamp</w:t>
            </w:r>
          </w:p>
        </w:tc>
      </w:tr>
    </w:tbl>
    <w:p w:rsidR="003B7FD1" w:rsidRDefault="002C4A4F" w:rsidP="002C4A4F">
      <w:pPr>
        <w:pStyle w:val="ListParagraph"/>
        <w:spacing w:after="160" w:line="259" w:lineRule="auto"/>
        <w:contextualSpacing/>
      </w:pPr>
      <w:r>
        <w:t xml:space="preserve">Note: If State Code is null, then </w:t>
      </w:r>
      <w:r w:rsidRPr="002C4A4F">
        <w:t>then add a value as ‘NA’</w:t>
      </w:r>
      <w:r>
        <w:t xml:space="preserve"> and proceed. </w:t>
      </w:r>
    </w:p>
    <w:p w:rsidR="00520CE9" w:rsidRDefault="00520CE9" w:rsidP="001717CC">
      <w:pPr>
        <w:pStyle w:val="ListParagraph"/>
        <w:spacing w:after="160" w:line="259" w:lineRule="auto"/>
        <w:contextualSpacing/>
      </w:pPr>
    </w:p>
    <w:p w:rsidR="00520CE9" w:rsidRDefault="00520CE9" w:rsidP="001717CC">
      <w:pPr>
        <w:pStyle w:val="ListParagraph"/>
        <w:spacing w:after="160" w:line="259" w:lineRule="auto"/>
        <w:contextualSpacing/>
      </w:pPr>
    </w:p>
    <w:p w:rsidR="00CF15BD" w:rsidRPr="0076513D" w:rsidRDefault="003B7FD1" w:rsidP="00AD03FA">
      <w:pPr>
        <w:pStyle w:val="ListParagraph"/>
        <w:numPr>
          <w:ilvl w:val="0"/>
          <w:numId w:val="20"/>
        </w:numPr>
        <w:spacing w:after="60" w:line="259" w:lineRule="auto"/>
        <w:contextualSpacing/>
        <w:jc w:val="both"/>
        <w:rPr>
          <w:rFonts w:cstheme="minorHAnsi"/>
          <w:b/>
        </w:rPr>
      </w:pPr>
      <w:r>
        <w:t xml:space="preserve">Below is the </w:t>
      </w:r>
      <w:r w:rsidRPr="001717CC">
        <w:rPr>
          <w:rFonts w:cstheme="minorHAnsi"/>
          <w:b/>
        </w:rPr>
        <w:t>Tables and fields used for Correlation</w:t>
      </w:r>
      <w:r w:rsidR="00520CE9">
        <w:rPr>
          <w:rFonts w:cstheme="minorHAnsi"/>
          <w:b/>
        </w:rPr>
        <w:t xml:space="preserve"> to</w:t>
      </w:r>
      <w:r w:rsidRPr="001717CC">
        <w:rPr>
          <w:rFonts w:cstheme="minorHAnsi"/>
          <w:b/>
        </w:rPr>
        <w:t xml:space="preserve"> </w:t>
      </w:r>
      <w:r w:rsidR="00520CE9">
        <w:t>find the above fields (</w:t>
      </w:r>
      <w:r w:rsidR="00915067">
        <w:t>18</w:t>
      </w:r>
      <w:r w:rsidR="00520CE9">
        <w:t>) and (</w:t>
      </w:r>
      <w:r w:rsidR="00915067">
        <w:t>19</w:t>
      </w:r>
      <w:r w:rsidR="00520CE9">
        <w:t>)</w:t>
      </w:r>
      <w:r w:rsidR="00CF15BD" w:rsidRPr="00CF15BD">
        <w:rPr>
          <w:color w:val="1F497D"/>
        </w:rPr>
        <w:t xml:space="preserve"> </w:t>
      </w:r>
    </w:p>
    <w:p w:rsidR="005A326B" w:rsidRDefault="0010797C" w:rsidP="0076513D">
      <w:pPr>
        <w:pStyle w:val="ListParagraph"/>
        <w:spacing w:after="60" w:line="259" w:lineRule="auto"/>
        <w:contextualSpacing/>
        <w:jc w:val="both"/>
      </w:pPr>
      <w:r w:rsidRPr="0076513D">
        <w:t>For each WRID</w:t>
      </w:r>
      <w:r w:rsidR="005A326B">
        <w:t xml:space="preserve"> </w:t>
      </w:r>
      <w:r w:rsidRPr="0076513D">
        <w:t xml:space="preserve">getting </w:t>
      </w:r>
      <w:r w:rsidR="005A326B">
        <w:t xml:space="preserve">from EDGE in XBFWR_T table, receivers are consuming data in Real Time. Currently the Receiver is checking if the WRID is an active dispatch. </w:t>
      </w:r>
    </w:p>
    <w:p w:rsidR="0010797C" w:rsidRPr="0076513D" w:rsidRDefault="00915067" w:rsidP="0076513D">
      <w:pPr>
        <w:pStyle w:val="ListParagraph"/>
        <w:spacing w:after="60" w:line="259" w:lineRule="auto"/>
        <w:contextualSpacing/>
        <w:jc w:val="both"/>
      </w:pPr>
      <w:r>
        <w:t>But f</w:t>
      </w:r>
      <w:r w:rsidR="005A326B">
        <w:t>or this</w:t>
      </w:r>
      <w:r>
        <w:t xml:space="preserve"> 1802</w:t>
      </w:r>
      <w:r w:rsidR="005A326B">
        <w:t xml:space="preserve"> requirement, the receiver will put additional separate check if XBFWR_T.SOURCETYPE = WFAC, then</w:t>
      </w:r>
      <w:r w:rsidR="0010797C" w:rsidRPr="0076513D">
        <w:t xml:space="preserve"> </w:t>
      </w:r>
      <w:r w:rsidR="005A326B">
        <w:t>Receiver will find WFACTicket number and State Code and save the values in R</w:t>
      </w:r>
      <w:r w:rsidR="00541B14">
        <w:t>edis</w:t>
      </w:r>
      <w:r w:rsidR="0010797C" w:rsidRPr="0076513D">
        <w:t>:</w:t>
      </w:r>
    </w:p>
    <w:p w:rsidR="00CF15BD" w:rsidRPr="0076513D" w:rsidRDefault="00CF15BD" w:rsidP="0076513D">
      <w:pPr>
        <w:pStyle w:val="ListParagraph"/>
        <w:spacing w:after="60" w:line="259" w:lineRule="auto"/>
        <w:contextualSpacing/>
        <w:jc w:val="both"/>
        <w:rPr>
          <w:rFonts w:cstheme="minorHAnsi"/>
          <w:b/>
        </w:rPr>
      </w:pPr>
    </w:p>
    <w:p w:rsidR="003B7FD1" w:rsidRPr="0076513D" w:rsidRDefault="003B7FD1" w:rsidP="0076513D">
      <w:pPr>
        <w:spacing w:after="60" w:line="259" w:lineRule="auto"/>
        <w:ind w:firstLine="360"/>
        <w:contextualSpacing/>
        <w:jc w:val="both"/>
        <w:rPr>
          <w:rFonts w:cstheme="minorHAnsi"/>
          <w:b/>
        </w:rPr>
      </w:pPr>
    </w:p>
    <w:tbl>
      <w:tblPr>
        <w:tblStyle w:val="TableGrid"/>
        <w:tblpPr w:leftFromText="180" w:rightFromText="180" w:vertAnchor="text" w:horzAnchor="page" w:tblpX="2326" w:tblpY="-32"/>
        <w:tblW w:w="0" w:type="auto"/>
        <w:tblLook w:val="04A0" w:firstRow="1" w:lastRow="0" w:firstColumn="1" w:lastColumn="0" w:noHBand="0" w:noVBand="1"/>
      </w:tblPr>
      <w:tblGrid>
        <w:gridCol w:w="2042"/>
        <w:gridCol w:w="2633"/>
        <w:gridCol w:w="4027"/>
      </w:tblGrid>
      <w:tr w:rsidR="006663DD" w:rsidRPr="000C028A" w:rsidTr="0076513D">
        <w:tc>
          <w:tcPr>
            <w:tcW w:w="2042" w:type="dxa"/>
          </w:tcPr>
          <w:p w:rsidR="001717CC" w:rsidRPr="000C028A" w:rsidRDefault="001717CC" w:rsidP="00520CE9">
            <w:pPr>
              <w:spacing w:after="60"/>
              <w:contextualSpacing/>
              <w:jc w:val="both"/>
              <w:rPr>
                <w:rFonts w:cstheme="minorHAnsi"/>
                <w:b/>
              </w:rPr>
            </w:pPr>
            <w:r w:rsidRPr="000C028A">
              <w:rPr>
                <w:rFonts w:cstheme="minorHAnsi"/>
                <w:b/>
              </w:rPr>
              <w:t xml:space="preserve">Table </w:t>
            </w:r>
          </w:p>
        </w:tc>
        <w:tc>
          <w:tcPr>
            <w:tcW w:w="2633" w:type="dxa"/>
          </w:tcPr>
          <w:p w:rsidR="001717CC" w:rsidRPr="000C028A" w:rsidRDefault="001717CC" w:rsidP="00520CE9">
            <w:pPr>
              <w:spacing w:after="60"/>
              <w:contextualSpacing/>
              <w:jc w:val="both"/>
              <w:rPr>
                <w:rFonts w:cstheme="minorHAnsi"/>
                <w:b/>
              </w:rPr>
            </w:pPr>
            <w:r w:rsidRPr="000C028A">
              <w:rPr>
                <w:rFonts w:cstheme="minorHAnsi"/>
                <w:b/>
              </w:rPr>
              <w:t>Fields</w:t>
            </w:r>
          </w:p>
        </w:tc>
        <w:tc>
          <w:tcPr>
            <w:tcW w:w="4027" w:type="dxa"/>
          </w:tcPr>
          <w:p w:rsidR="001717CC" w:rsidRPr="000C028A" w:rsidRDefault="001717CC" w:rsidP="00520CE9">
            <w:pPr>
              <w:spacing w:after="60"/>
              <w:contextualSpacing/>
              <w:jc w:val="both"/>
              <w:rPr>
                <w:rFonts w:cstheme="minorHAnsi"/>
                <w:b/>
              </w:rPr>
            </w:pPr>
            <w:r w:rsidRPr="000C028A">
              <w:rPr>
                <w:rFonts w:cstheme="minorHAnsi"/>
                <w:b/>
              </w:rPr>
              <w:t>Condition</w:t>
            </w:r>
          </w:p>
        </w:tc>
      </w:tr>
      <w:tr w:rsidR="006663DD" w:rsidRPr="000C028A" w:rsidTr="0076513D">
        <w:tc>
          <w:tcPr>
            <w:tcW w:w="2042" w:type="dxa"/>
          </w:tcPr>
          <w:p w:rsidR="001717CC" w:rsidRPr="0076513D" w:rsidRDefault="006663DD" w:rsidP="00520CE9">
            <w:pPr>
              <w:spacing w:after="60"/>
              <w:contextualSpacing/>
              <w:rPr>
                <w:rFonts w:asciiTheme="minorHAnsi" w:hAnsiTheme="minorHAnsi" w:cstheme="minorHAnsi"/>
                <w:color w:val="1F497D"/>
              </w:rPr>
            </w:pPr>
            <w:r w:rsidRPr="0076513D">
              <w:rPr>
                <w:rFonts w:asciiTheme="minorHAnsi" w:hAnsiTheme="minorHAnsi" w:cstheme="minorHAnsi"/>
                <w:color w:val="1F497D"/>
              </w:rPr>
              <w:t>XBFWR_T</w:t>
            </w:r>
            <w:r w:rsidR="005E41F1" w:rsidRPr="0076513D">
              <w:rPr>
                <w:rFonts w:asciiTheme="minorHAnsi" w:hAnsiTheme="minorHAnsi" w:cstheme="minorHAnsi"/>
                <w:color w:val="1F497D"/>
              </w:rPr>
              <w:t xml:space="preserve"> (Existing)</w:t>
            </w:r>
          </w:p>
        </w:tc>
        <w:tc>
          <w:tcPr>
            <w:tcW w:w="2633" w:type="dxa"/>
          </w:tcPr>
          <w:p w:rsidR="001717CC" w:rsidRPr="0076513D" w:rsidRDefault="006663DD" w:rsidP="00520CE9">
            <w:pPr>
              <w:spacing w:after="60"/>
              <w:contextualSpacing/>
              <w:rPr>
                <w:rFonts w:asciiTheme="minorHAnsi" w:hAnsiTheme="minorHAnsi" w:cstheme="minorHAnsi"/>
                <w:color w:val="1F497D"/>
              </w:rPr>
            </w:pPr>
            <w:r w:rsidRPr="0076513D">
              <w:rPr>
                <w:rFonts w:asciiTheme="minorHAnsi" w:hAnsiTheme="minorHAnsi" w:cstheme="minorHAnsi"/>
                <w:color w:val="1F497D"/>
              </w:rPr>
              <w:t>FIND EXTKEY1</w:t>
            </w:r>
          </w:p>
        </w:tc>
        <w:tc>
          <w:tcPr>
            <w:tcW w:w="4027" w:type="dxa"/>
          </w:tcPr>
          <w:p w:rsidR="001717CC" w:rsidRPr="0076513D" w:rsidRDefault="006663DD" w:rsidP="0076513D">
            <w:pPr>
              <w:spacing w:after="60"/>
              <w:contextualSpacing/>
              <w:rPr>
                <w:rFonts w:asciiTheme="minorHAnsi" w:hAnsiTheme="minorHAnsi" w:cstheme="minorHAnsi"/>
                <w:color w:val="1F497D"/>
              </w:rPr>
            </w:pPr>
            <w:r w:rsidRPr="0076513D">
              <w:rPr>
                <w:rFonts w:asciiTheme="minorHAnsi" w:hAnsiTheme="minorHAnsi" w:cstheme="minorHAnsi"/>
                <w:color w:val="1F497D"/>
              </w:rPr>
              <w:t>XBFWR_T.SOURCETYPE = WFAC</w:t>
            </w:r>
            <w:r w:rsidR="00CF15BD" w:rsidRPr="0076513D">
              <w:rPr>
                <w:rFonts w:asciiTheme="minorHAnsi" w:hAnsiTheme="minorHAnsi" w:cstheme="minorHAnsi"/>
                <w:color w:val="1F497D"/>
              </w:rPr>
              <w:t xml:space="preserve"> </w:t>
            </w:r>
          </w:p>
        </w:tc>
      </w:tr>
      <w:tr w:rsidR="006663DD" w:rsidTr="0076513D">
        <w:tc>
          <w:tcPr>
            <w:tcW w:w="2042" w:type="dxa"/>
          </w:tcPr>
          <w:p w:rsidR="001717CC" w:rsidRPr="0076513D" w:rsidRDefault="006663DD" w:rsidP="00520CE9">
            <w:pPr>
              <w:spacing w:after="60"/>
              <w:contextualSpacing/>
              <w:rPr>
                <w:rFonts w:asciiTheme="minorHAnsi" w:hAnsiTheme="minorHAnsi" w:cstheme="minorHAnsi"/>
                <w:color w:val="1F497D"/>
              </w:rPr>
            </w:pPr>
            <w:r w:rsidRPr="0076513D">
              <w:rPr>
                <w:rFonts w:asciiTheme="minorHAnsi" w:hAnsiTheme="minorHAnsi" w:cstheme="minorHAnsi"/>
                <w:color w:val="1F497D"/>
              </w:rPr>
              <w:t>XBFWRDETAILS_T</w:t>
            </w:r>
          </w:p>
        </w:tc>
        <w:tc>
          <w:tcPr>
            <w:tcW w:w="2633" w:type="dxa"/>
          </w:tcPr>
          <w:p w:rsidR="001717CC" w:rsidRPr="0076513D" w:rsidRDefault="006663DD" w:rsidP="00520CE9">
            <w:pPr>
              <w:spacing w:after="60"/>
              <w:contextualSpacing/>
              <w:rPr>
                <w:rFonts w:asciiTheme="minorHAnsi" w:hAnsiTheme="minorHAnsi" w:cstheme="minorHAnsi"/>
                <w:color w:val="1F497D"/>
              </w:rPr>
            </w:pPr>
            <w:r w:rsidRPr="0076513D">
              <w:rPr>
                <w:rFonts w:asciiTheme="minorHAnsi" w:hAnsiTheme="minorHAnsi" w:cstheme="minorHAnsi"/>
                <w:color w:val="1F497D"/>
              </w:rPr>
              <w:t>FIND  XBFWRDETAILS_T .WIRECENTER</w:t>
            </w:r>
          </w:p>
        </w:tc>
        <w:tc>
          <w:tcPr>
            <w:tcW w:w="4027" w:type="dxa"/>
          </w:tcPr>
          <w:p w:rsidR="001717CC" w:rsidRPr="0076513D" w:rsidRDefault="006663DD" w:rsidP="00520CE9">
            <w:pPr>
              <w:spacing w:after="60"/>
              <w:contextualSpacing/>
              <w:rPr>
                <w:rFonts w:asciiTheme="minorHAnsi" w:hAnsiTheme="minorHAnsi" w:cstheme="minorHAnsi"/>
                <w:color w:val="1F497D"/>
              </w:rPr>
            </w:pPr>
            <w:r w:rsidRPr="0076513D">
              <w:rPr>
                <w:rFonts w:asciiTheme="minorHAnsi" w:hAnsiTheme="minorHAnsi" w:cstheme="minorHAnsi"/>
                <w:color w:val="1F497D"/>
              </w:rPr>
              <w:t>XBFWR_T.</w:t>
            </w:r>
            <w:r w:rsidRPr="0076513D">
              <w:rPr>
                <w:rFonts w:asciiTheme="minorHAnsi" w:hAnsiTheme="minorHAnsi" w:cstheme="minorHAnsi"/>
                <w:color w:val="1F497D"/>
                <w:sz w:val="22"/>
                <w:szCs w:val="22"/>
              </w:rPr>
              <w:t xml:space="preserve"> </w:t>
            </w:r>
            <w:r w:rsidRPr="0076513D">
              <w:rPr>
                <w:rFonts w:asciiTheme="minorHAnsi" w:hAnsiTheme="minorHAnsi" w:cstheme="minorHAnsi"/>
                <w:color w:val="1F497D"/>
              </w:rPr>
              <w:t>WRID =</w:t>
            </w:r>
            <w:r w:rsidRPr="0076513D">
              <w:rPr>
                <w:rFonts w:asciiTheme="minorHAnsi" w:hAnsiTheme="minorHAnsi" w:cstheme="minorHAnsi"/>
                <w:color w:val="1F497D"/>
                <w:sz w:val="22"/>
                <w:szCs w:val="22"/>
              </w:rPr>
              <w:t xml:space="preserve"> </w:t>
            </w:r>
            <w:r w:rsidRPr="0076513D">
              <w:rPr>
                <w:rFonts w:asciiTheme="minorHAnsi" w:hAnsiTheme="minorHAnsi" w:cstheme="minorHAnsi"/>
                <w:color w:val="1F497D"/>
              </w:rPr>
              <w:t xml:space="preserve"> XBFWRDETAILS_T .WRID</w:t>
            </w:r>
          </w:p>
        </w:tc>
      </w:tr>
      <w:tr w:rsidR="006663DD" w:rsidTr="0076513D">
        <w:tc>
          <w:tcPr>
            <w:tcW w:w="2042" w:type="dxa"/>
          </w:tcPr>
          <w:p w:rsidR="001717CC" w:rsidRPr="0076513D" w:rsidRDefault="006663DD" w:rsidP="00520CE9">
            <w:pPr>
              <w:spacing w:after="60"/>
              <w:contextualSpacing/>
              <w:rPr>
                <w:rFonts w:asciiTheme="minorHAnsi" w:hAnsiTheme="minorHAnsi" w:cstheme="minorHAnsi"/>
                <w:color w:val="1F497D"/>
                <w:sz w:val="22"/>
              </w:rPr>
            </w:pPr>
            <w:r w:rsidRPr="0076513D">
              <w:rPr>
                <w:rFonts w:asciiTheme="minorHAnsi" w:hAnsiTheme="minorHAnsi" w:cstheme="minorHAnsi"/>
                <w:color w:val="1F497D"/>
              </w:rPr>
              <w:t>CLLI_TO_WIRECENTER</w:t>
            </w:r>
          </w:p>
        </w:tc>
        <w:tc>
          <w:tcPr>
            <w:tcW w:w="2633" w:type="dxa"/>
          </w:tcPr>
          <w:p w:rsidR="001717CC" w:rsidRPr="0076513D" w:rsidRDefault="006663DD" w:rsidP="00520CE9">
            <w:pPr>
              <w:spacing w:after="60"/>
              <w:contextualSpacing/>
              <w:rPr>
                <w:rFonts w:asciiTheme="minorHAnsi" w:hAnsiTheme="minorHAnsi" w:cstheme="minorHAnsi"/>
                <w:color w:val="1F497D"/>
                <w:sz w:val="22"/>
              </w:rPr>
            </w:pPr>
            <w:r w:rsidRPr="0076513D">
              <w:rPr>
                <w:rFonts w:asciiTheme="minorHAnsi" w:hAnsiTheme="minorHAnsi" w:cstheme="minorHAnsi"/>
                <w:color w:val="1F497D"/>
              </w:rPr>
              <w:t xml:space="preserve">FIND  </w:t>
            </w:r>
          </w:p>
          <w:p w:rsidR="001717CC" w:rsidRPr="0076513D" w:rsidRDefault="006663DD" w:rsidP="00520CE9">
            <w:pPr>
              <w:spacing w:after="60"/>
              <w:contextualSpacing/>
              <w:rPr>
                <w:rFonts w:asciiTheme="minorHAnsi" w:hAnsiTheme="minorHAnsi" w:cstheme="minorHAnsi"/>
                <w:color w:val="1F497D"/>
                <w:sz w:val="22"/>
              </w:rPr>
            </w:pPr>
            <w:r w:rsidRPr="0076513D">
              <w:rPr>
                <w:rFonts w:asciiTheme="minorHAnsi" w:hAnsiTheme="minorHAnsi" w:cstheme="minorHAnsi"/>
                <w:color w:val="1F497D"/>
              </w:rPr>
              <w:t xml:space="preserve">CLLI_TO_WIRECENTER.STATE </w:t>
            </w:r>
          </w:p>
        </w:tc>
        <w:tc>
          <w:tcPr>
            <w:tcW w:w="4027" w:type="dxa"/>
          </w:tcPr>
          <w:p w:rsidR="001717CC" w:rsidRPr="0076513D" w:rsidRDefault="006663DD" w:rsidP="00520CE9">
            <w:pPr>
              <w:spacing w:after="60"/>
              <w:contextualSpacing/>
              <w:rPr>
                <w:rFonts w:asciiTheme="minorHAnsi" w:hAnsiTheme="minorHAnsi" w:cstheme="minorHAnsi"/>
                <w:color w:val="1F497D"/>
                <w:sz w:val="22"/>
              </w:rPr>
            </w:pPr>
            <w:r w:rsidRPr="0076513D">
              <w:rPr>
                <w:rFonts w:asciiTheme="minorHAnsi" w:hAnsiTheme="minorHAnsi" w:cstheme="minorHAnsi"/>
                <w:color w:val="1F497D"/>
              </w:rPr>
              <w:t>XBFWRDETAILS_T .WIRECENTER =  CLLI_TO_WIRECENTER .WIRECENTER</w:t>
            </w:r>
          </w:p>
        </w:tc>
      </w:tr>
    </w:tbl>
    <w:p w:rsidR="003B7FD1" w:rsidRPr="000C028A" w:rsidRDefault="003B7FD1" w:rsidP="003B7FD1">
      <w:pPr>
        <w:spacing w:after="60"/>
        <w:contextualSpacing/>
        <w:jc w:val="both"/>
        <w:rPr>
          <w:rFonts w:cstheme="minorHAnsi"/>
          <w:b/>
        </w:rPr>
      </w:pPr>
    </w:p>
    <w:p w:rsidR="00E70BEB" w:rsidRDefault="00E70BEB" w:rsidP="00E70BEB">
      <w:pPr>
        <w:pStyle w:val="ListParagraph"/>
        <w:spacing w:after="160" w:line="259" w:lineRule="auto"/>
        <w:contextualSpacing/>
      </w:pPr>
    </w:p>
    <w:p w:rsidR="00E24CD7" w:rsidRDefault="00E24CD7" w:rsidP="00E70BEB">
      <w:pPr>
        <w:pStyle w:val="ListParagraph"/>
        <w:numPr>
          <w:ilvl w:val="0"/>
          <w:numId w:val="20"/>
        </w:numPr>
        <w:spacing w:after="160" w:line="259" w:lineRule="auto"/>
        <w:contextualSpacing/>
      </w:pPr>
      <w:r>
        <w:t xml:space="preserve">For particular combination of JobID (WRID) and TechnicianID, the WFAC OSSLOG remark should be sent only once. Hence System will create a record whenever the OSSLOG remark has been sent. </w:t>
      </w:r>
    </w:p>
    <w:p w:rsidR="000D32E6" w:rsidRDefault="000D32E6" w:rsidP="0076513D">
      <w:pPr>
        <w:pStyle w:val="ListParagraph"/>
        <w:spacing w:after="160" w:line="259" w:lineRule="auto"/>
        <w:contextualSpacing/>
      </w:pPr>
    </w:p>
    <w:tbl>
      <w:tblPr>
        <w:tblStyle w:val="TableGrid"/>
        <w:tblW w:w="8365" w:type="dxa"/>
        <w:tblInd w:w="720" w:type="dxa"/>
        <w:tblLook w:val="04A0" w:firstRow="1" w:lastRow="0" w:firstColumn="1" w:lastColumn="0" w:noHBand="0" w:noVBand="1"/>
      </w:tblPr>
      <w:tblGrid>
        <w:gridCol w:w="2062"/>
        <w:gridCol w:w="1613"/>
        <w:gridCol w:w="2632"/>
        <w:gridCol w:w="2058"/>
      </w:tblGrid>
      <w:tr w:rsidR="00E24CD7" w:rsidTr="0076513D">
        <w:trPr>
          <w:trHeight w:val="575"/>
        </w:trPr>
        <w:tc>
          <w:tcPr>
            <w:tcW w:w="2062" w:type="dxa"/>
          </w:tcPr>
          <w:p w:rsidR="00E24CD7" w:rsidRDefault="00E24CD7" w:rsidP="00AD03FA">
            <w:pPr>
              <w:pStyle w:val="ListParagraph"/>
              <w:ind w:left="0"/>
            </w:pPr>
            <w:r>
              <w:t>WRID</w:t>
            </w:r>
          </w:p>
        </w:tc>
        <w:tc>
          <w:tcPr>
            <w:tcW w:w="1613" w:type="dxa"/>
          </w:tcPr>
          <w:p w:rsidR="00E24CD7" w:rsidRDefault="00E24CD7" w:rsidP="00AD03FA">
            <w:pPr>
              <w:pStyle w:val="ListParagraph"/>
              <w:ind w:left="0"/>
            </w:pPr>
            <w:r>
              <w:t>TECHNICIANID</w:t>
            </w:r>
          </w:p>
        </w:tc>
        <w:tc>
          <w:tcPr>
            <w:tcW w:w="2632" w:type="dxa"/>
          </w:tcPr>
          <w:p w:rsidR="00E24CD7" w:rsidRDefault="00E24CD7" w:rsidP="00AD03FA">
            <w:pPr>
              <w:pStyle w:val="ListParagraph"/>
              <w:ind w:left="0"/>
            </w:pPr>
            <w:r>
              <w:t>FIELDS SENT</w:t>
            </w:r>
          </w:p>
        </w:tc>
        <w:tc>
          <w:tcPr>
            <w:tcW w:w="2058" w:type="dxa"/>
          </w:tcPr>
          <w:p w:rsidR="00E24CD7" w:rsidRDefault="00E24CD7" w:rsidP="00AD03FA">
            <w:pPr>
              <w:pStyle w:val="ListParagraph"/>
              <w:ind w:left="0"/>
            </w:pPr>
            <w:r>
              <w:t xml:space="preserve">PUSHED TO KAFKA? </w:t>
            </w:r>
          </w:p>
        </w:tc>
      </w:tr>
      <w:tr w:rsidR="00E24CD7" w:rsidTr="0076513D">
        <w:trPr>
          <w:trHeight w:val="440"/>
        </w:trPr>
        <w:tc>
          <w:tcPr>
            <w:tcW w:w="2062" w:type="dxa"/>
          </w:tcPr>
          <w:p w:rsidR="00E24CD7" w:rsidRDefault="00E24CD7" w:rsidP="00AD03FA">
            <w:pPr>
              <w:pStyle w:val="ListParagraph"/>
              <w:ind w:left="0"/>
            </w:pPr>
            <w:r>
              <w:t>43985739</w:t>
            </w:r>
          </w:p>
        </w:tc>
        <w:tc>
          <w:tcPr>
            <w:tcW w:w="1613" w:type="dxa"/>
          </w:tcPr>
          <w:p w:rsidR="00E24CD7" w:rsidRDefault="00E24CD7" w:rsidP="00AD03FA">
            <w:pPr>
              <w:pStyle w:val="ListParagraph"/>
              <w:ind w:left="0"/>
            </w:pPr>
            <w:r>
              <w:t>Sa3457</w:t>
            </w:r>
          </w:p>
        </w:tc>
        <w:tc>
          <w:tcPr>
            <w:tcW w:w="2632" w:type="dxa"/>
          </w:tcPr>
          <w:p w:rsidR="00E24CD7" w:rsidRDefault="00E24CD7" w:rsidP="00AD03FA">
            <w:pPr>
              <w:pStyle w:val="ListParagraph"/>
              <w:ind w:left="0"/>
            </w:pPr>
            <w:r>
              <w:t>345645,CA, TECH ON PREM</w:t>
            </w:r>
          </w:p>
        </w:tc>
        <w:tc>
          <w:tcPr>
            <w:tcW w:w="2058" w:type="dxa"/>
          </w:tcPr>
          <w:p w:rsidR="00E24CD7" w:rsidRDefault="00E24CD7" w:rsidP="00AD03FA">
            <w:pPr>
              <w:pStyle w:val="ListParagraph"/>
              <w:ind w:left="0"/>
            </w:pPr>
            <w:r>
              <w:t>Y</w:t>
            </w:r>
          </w:p>
        </w:tc>
      </w:tr>
    </w:tbl>
    <w:p w:rsidR="00F02273" w:rsidRDefault="00F02273" w:rsidP="00F02273">
      <w:pPr>
        <w:pStyle w:val="ListParagraph"/>
        <w:spacing w:after="160" w:line="259" w:lineRule="auto"/>
        <w:contextualSpacing/>
      </w:pPr>
    </w:p>
    <w:p w:rsidR="00F02273" w:rsidRDefault="00F02273" w:rsidP="00F02273">
      <w:pPr>
        <w:pStyle w:val="ListParagraph"/>
        <w:numPr>
          <w:ilvl w:val="0"/>
          <w:numId w:val="20"/>
        </w:numPr>
        <w:spacing w:after="160" w:line="259" w:lineRule="auto"/>
        <w:contextualSpacing/>
      </w:pPr>
      <w:r>
        <w:t>To send customer notification</w:t>
      </w:r>
      <w:r w:rsidRPr="00765C06">
        <w:t xml:space="preserve"> </w:t>
      </w:r>
      <w:r>
        <w:t xml:space="preserve">to WFAC OSSLOG, Kepler will interface via Camunda.  </w:t>
      </w:r>
    </w:p>
    <w:p w:rsidR="000757D4" w:rsidRDefault="000757D4" w:rsidP="000757D4">
      <w:pPr>
        <w:pStyle w:val="ListParagraph"/>
        <w:spacing w:after="160" w:line="259" w:lineRule="auto"/>
        <w:contextualSpacing/>
      </w:pPr>
    </w:p>
    <w:p w:rsidR="000757D4" w:rsidRDefault="000757D4" w:rsidP="000757D4">
      <w:pPr>
        <w:pStyle w:val="ListParagraph"/>
        <w:numPr>
          <w:ilvl w:val="0"/>
          <w:numId w:val="20"/>
        </w:numPr>
        <w:rPr>
          <w:rFonts w:asciiTheme="minorHAnsi" w:hAnsiTheme="minorHAnsi" w:cstheme="minorHAnsi"/>
        </w:rPr>
      </w:pPr>
      <w:r>
        <w:rPr>
          <w:rFonts w:asciiTheme="minorHAnsi" w:hAnsiTheme="minorHAnsi" w:cstheme="minorHAnsi"/>
        </w:rPr>
        <w:lastRenderedPageBreak/>
        <w:t>Whenever the trigger event occurs, the above fields will be published to a</w:t>
      </w:r>
      <w:r w:rsidR="00872843">
        <w:rPr>
          <w:rFonts w:asciiTheme="minorHAnsi" w:hAnsiTheme="minorHAnsi" w:cstheme="minorHAnsi"/>
        </w:rPr>
        <w:t xml:space="preserve"> new</w:t>
      </w:r>
      <w:r>
        <w:rPr>
          <w:rFonts w:asciiTheme="minorHAnsi" w:hAnsiTheme="minorHAnsi" w:cstheme="minorHAnsi"/>
        </w:rPr>
        <w:t xml:space="preserve"> </w:t>
      </w:r>
      <w:r w:rsidRPr="00DA4FC7">
        <w:rPr>
          <w:rFonts w:asciiTheme="minorHAnsi" w:hAnsiTheme="minorHAnsi" w:cstheme="minorHAnsi"/>
          <w:b/>
        </w:rPr>
        <w:t>Kafka Topic</w:t>
      </w:r>
      <w:r w:rsidR="008B38D2">
        <w:rPr>
          <w:rFonts w:asciiTheme="minorHAnsi" w:hAnsiTheme="minorHAnsi" w:cstheme="minorHAnsi"/>
          <w:b/>
        </w:rPr>
        <w:t xml:space="preserve"> </w:t>
      </w:r>
      <w:r w:rsidR="008B38D2">
        <w:rPr>
          <w:rFonts w:asciiTheme="minorHAnsi" w:hAnsiTheme="minorHAnsi" w:cstheme="minorHAnsi"/>
        </w:rPr>
        <w:t>(Tech_on_premise_wfacOssLog)</w:t>
      </w:r>
      <w:r>
        <w:rPr>
          <w:rFonts w:asciiTheme="minorHAnsi" w:hAnsiTheme="minorHAnsi" w:cstheme="minorHAnsi"/>
        </w:rPr>
        <w:t xml:space="preserve">. </w:t>
      </w:r>
      <w:r w:rsidR="008B38D2" w:rsidRPr="00DA4FC7">
        <w:rPr>
          <w:rFonts w:asciiTheme="minorHAnsi" w:hAnsiTheme="minorHAnsi" w:cstheme="minorHAnsi"/>
          <w:b/>
        </w:rPr>
        <w:t>Camunda</w:t>
      </w:r>
      <w:r w:rsidR="008B38D2">
        <w:rPr>
          <w:rFonts w:asciiTheme="minorHAnsi" w:hAnsiTheme="minorHAnsi" w:cstheme="minorHAnsi"/>
        </w:rPr>
        <w:t xml:space="preserve"> will consume t</w:t>
      </w:r>
      <w:r>
        <w:rPr>
          <w:rFonts w:asciiTheme="minorHAnsi" w:hAnsiTheme="minorHAnsi" w:cstheme="minorHAnsi"/>
        </w:rPr>
        <w:t>his Kafka topic</w:t>
      </w:r>
      <w:r w:rsidR="008B38D2">
        <w:rPr>
          <w:rFonts w:asciiTheme="minorHAnsi" w:hAnsiTheme="minorHAnsi" w:cstheme="minorHAnsi"/>
        </w:rPr>
        <w:t xml:space="preserve"> </w:t>
      </w:r>
      <w:r>
        <w:rPr>
          <w:rFonts w:asciiTheme="minorHAnsi" w:hAnsiTheme="minorHAnsi" w:cstheme="minorHAnsi"/>
        </w:rPr>
        <w:t xml:space="preserve">feed.  </w:t>
      </w:r>
    </w:p>
    <w:p w:rsidR="000757D4" w:rsidRDefault="008B38D2" w:rsidP="000757D4">
      <w:pPr>
        <w:pStyle w:val="ListParagraph"/>
        <w:numPr>
          <w:ilvl w:val="0"/>
          <w:numId w:val="20"/>
        </w:numPr>
        <w:jc w:val="both"/>
        <w:rPr>
          <w:rFonts w:asciiTheme="minorHAnsi" w:hAnsiTheme="minorHAnsi" w:cstheme="minorHAnsi"/>
        </w:rPr>
      </w:pPr>
      <w:r>
        <w:rPr>
          <w:rFonts w:asciiTheme="minorHAnsi" w:hAnsiTheme="minorHAnsi" w:cstheme="minorHAnsi"/>
        </w:rPr>
        <w:t xml:space="preserve">JSON of </w:t>
      </w:r>
      <w:r w:rsidRPr="00F75E3A">
        <w:rPr>
          <w:rFonts w:asciiTheme="minorHAnsi" w:hAnsiTheme="minorHAnsi" w:cstheme="minorHAnsi"/>
          <w:b/>
        </w:rPr>
        <w:t>new</w:t>
      </w:r>
      <w:r>
        <w:rPr>
          <w:rFonts w:asciiTheme="minorHAnsi" w:hAnsiTheme="minorHAnsi" w:cstheme="minorHAnsi"/>
        </w:rPr>
        <w:t xml:space="preserve"> </w:t>
      </w:r>
      <w:r w:rsidR="000757D4">
        <w:rPr>
          <w:rFonts w:asciiTheme="minorHAnsi" w:hAnsiTheme="minorHAnsi" w:cstheme="minorHAnsi"/>
        </w:rPr>
        <w:t xml:space="preserve">Kafka </w:t>
      </w:r>
      <w:r>
        <w:rPr>
          <w:rFonts w:asciiTheme="minorHAnsi" w:hAnsiTheme="minorHAnsi" w:cstheme="minorHAnsi"/>
        </w:rPr>
        <w:t xml:space="preserve">topic </w:t>
      </w:r>
      <w:r w:rsidR="00BE6F3B">
        <w:rPr>
          <w:rFonts w:asciiTheme="minorHAnsi" w:hAnsiTheme="minorHAnsi" w:cstheme="minorHAnsi"/>
        </w:rPr>
        <w:t xml:space="preserve">are in above </w:t>
      </w:r>
      <w:r>
        <w:rPr>
          <w:rFonts w:asciiTheme="minorHAnsi" w:hAnsiTheme="minorHAnsi" w:cstheme="minorHAnsi"/>
        </w:rPr>
        <w:t xml:space="preserve">xls </w:t>
      </w:r>
      <w:r w:rsidR="00BE6F3B">
        <w:rPr>
          <w:rFonts w:asciiTheme="minorHAnsi" w:hAnsiTheme="minorHAnsi" w:cstheme="minorHAnsi"/>
        </w:rPr>
        <w:t>sheet attached.</w:t>
      </w:r>
      <w:r w:rsidR="00064BB0" w:rsidDel="00064BB0">
        <w:rPr>
          <w:rFonts w:asciiTheme="minorHAnsi" w:hAnsiTheme="minorHAnsi" w:cstheme="minorHAnsi"/>
        </w:rPr>
        <w:t xml:space="preserve"> </w:t>
      </w:r>
    </w:p>
    <w:bookmarkStart w:id="127" w:name="_MON_1578230866"/>
    <w:bookmarkEnd w:id="127"/>
    <w:p w:rsidR="0007385D" w:rsidRPr="0007385D" w:rsidRDefault="00FA1946" w:rsidP="004F2A12">
      <w:pPr>
        <w:pStyle w:val="ListParagraph"/>
        <w:jc w:val="both"/>
        <w:rPr>
          <w:rFonts w:asciiTheme="minorHAnsi" w:hAnsiTheme="minorHAnsi" w:cstheme="minorHAnsi"/>
        </w:rPr>
      </w:pPr>
      <w:r>
        <w:rPr>
          <w:rFonts w:asciiTheme="minorHAnsi" w:hAnsiTheme="minorHAnsi" w:cstheme="minorHAnsi"/>
        </w:rPr>
        <w:object w:dxaOrig="1541" w:dyaOrig="1000">
          <v:shape id="_x0000_i1026" type="#_x0000_t75" style="width:76.75pt;height:50.25pt" o:ole="">
            <v:imagedata r:id="rId13" o:title=""/>
          </v:shape>
          <o:OLEObject Type="Embed" ProgID="Excel.Sheet.12" ShapeID="_x0000_i1026" DrawAspect="Icon" ObjectID="_1579023745" r:id="rId14"/>
        </w:object>
      </w:r>
    </w:p>
    <w:p w:rsidR="00FD0D9D" w:rsidRDefault="00FD0D9D" w:rsidP="00F02273">
      <w:pPr>
        <w:pStyle w:val="ListParagraph"/>
        <w:numPr>
          <w:ilvl w:val="0"/>
          <w:numId w:val="20"/>
        </w:numPr>
        <w:spacing w:after="160" w:line="259" w:lineRule="auto"/>
        <w:contextualSpacing/>
      </w:pPr>
      <w:r>
        <w:t>Camunda will build new interface to CSI_UpdateWirelineTroubleReportDetails.</w:t>
      </w:r>
    </w:p>
    <w:p w:rsidR="00FD0D9D" w:rsidRDefault="00FD0D9D" w:rsidP="0076513D">
      <w:pPr>
        <w:pStyle w:val="ListParagraph"/>
      </w:pPr>
    </w:p>
    <w:p w:rsidR="00E24CD7" w:rsidRDefault="00E24CD7" w:rsidP="00F02273">
      <w:pPr>
        <w:pStyle w:val="ListParagraph"/>
        <w:numPr>
          <w:ilvl w:val="0"/>
          <w:numId w:val="20"/>
        </w:numPr>
        <w:spacing w:after="160" w:line="259" w:lineRule="auto"/>
        <w:contextualSpacing/>
      </w:pPr>
      <w:r>
        <w:t xml:space="preserve">Below fields </w:t>
      </w:r>
      <w:r w:rsidR="00FD0D9D">
        <w:t xml:space="preserve">of Kepler </w:t>
      </w:r>
      <w:r>
        <w:t xml:space="preserve">will be used </w:t>
      </w:r>
      <w:r w:rsidR="00FD0D9D">
        <w:t>to send to</w:t>
      </w:r>
      <w:r>
        <w:t xml:space="preserve"> UpdateWirelineTroubleReportDetails </w:t>
      </w:r>
      <w:r w:rsidR="00FD0D9D">
        <w:t>. Mapping of Kepler field to CSI field is given below:</w:t>
      </w:r>
    </w:p>
    <w:p w:rsidR="00FD0D9D" w:rsidRDefault="00FD0D9D" w:rsidP="0076513D">
      <w:pPr>
        <w:spacing w:after="160" w:line="259" w:lineRule="auto"/>
        <w:contextualSpacing/>
      </w:pPr>
    </w:p>
    <w:p w:rsidR="0088168F" w:rsidRDefault="0088168F" w:rsidP="0076513D">
      <w:pPr>
        <w:spacing w:after="160" w:line="259" w:lineRule="auto"/>
        <w:contextualSpacing/>
      </w:pPr>
    </w:p>
    <w:p w:rsidR="0088168F" w:rsidRDefault="0088168F" w:rsidP="0076513D">
      <w:pPr>
        <w:spacing w:after="160" w:line="259" w:lineRule="auto"/>
        <w:contextualSpacing/>
      </w:pPr>
    </w:p>
    <w:tbl>
      <w:tblPr>
        <w:tblStyle w:val="TableGrid"/>
        <w:tblW w:w="0" w:type="auto"/>
        <w:tblInd w:w="720" w:type="dxa"/>
        <w:tblLook w:val="04A0" w:firstRow="1" w:lastRow="0" w:firstColumn="1" w:lastColumn="0" w:noHBand="0" w:noVBand="1"/>
      </w:tblPr>
      <w:tblGrid>
        <w:gridCol w:w="3243"/>
        <w:gridCol w:w="2420"/>
        <w:gridCol w:w="2633"/>
      </w:tblGrid>
      <w:tr w:rsidR="00E24CD7" w:rsidTr="00AD03FA">
        <w:tc>
          <w:tcPr>
            <w:tcW w:w="3096" w:type="dxa"/>
          </w:tcPr>
          <w:p w:rsidR="00E24CD7" w:rsidRPr="0076513D" w:rsidRDefault="00E24CD7" w:rsidP="00AD03FA">
            <w:pPr>
              <w:pStyle w:val="ListParagraph"/>
              <w:ind w:left="0"/>
              <w:rPr>
                <w:b/>
              </w:rPr>
            </w:pPr>
            <w:r w:rsidRPr="0076513D">
              <w:rPr>
                <w:b/>
              </w:rPr>
              <w:t>Kepler field</w:t>
            </w:r>
          </w:p>
        </w:tc>
        <w:tc>
          <w:tcPr>
            <w:tcW w:w="2615" w:type="dxa"/>
          </w:tcPr>
          <w:p w:rsidR="00E24CD7" w:rsidRPr="0076513D" w:rsidRDefault="00E24CD7" w:rsidP="00AD03FA">
            <w:pPr>
              <w:pStyle w:val="ListParagraph"/>
              <w:ind w:left="0"/>
              <w:rPr>
                <w:b/>
              </w:rPr>
            </w:pPr>
            <w:r w:rsidRPr="0076513D">
              <w:rPr>
                <w:b/>
              </w:rPr>
              <w:t>CSI Field</w:t>
            </w:r>
          </w:p>
        </w:tc>
        <w:tc>
          <w:tcPr>
            <w:tcW w:w="2919" w:type="dxa"/>
          </w:tcPr>
          <w:p w:rsidR="00E24CD7" w:rsidRPr="0076513D" w:rsidRDefault="00E24CD7" w:rsidP="00AD03FA">
            <w:pPr>
              <w:pStyle w:val="ListParagraph"/>
              <w:ind w:left="0"/>
              <w:rPr>
                <w:b/>
              </w:rPr>
            </w:pPr>
            <w:r w:rsidRPr="0076513D">
              <w:rPr>
                <w:b/>
              </w:rPr>
              <w:t>Description</w:t>
            </w:r>
          </w:p>
        </w:tc>
      </w:tr>
      <w:tr w:rsidR="00E24CD7" w:rsidTr="00AD03FA">
        <w:tc>
          <w:tcPr>
            <w:tcW w:w="3096" w:type="dxa"/>
          </w:tcPr>
          <w:p w:rsidR="00E24CD7" w:rsidRDefault="00E24CD7" w:rsidP="00AD03FA">
            <w:pPr>
              <w:ind w:left="150"/>
            </w:pPr>
            <w:r>
              <w:t>WFAC Ticket number (WRDETAILS_T.</w:t>
            </w:r>
            <w:r w:rsidR="00953558">
              <w:t>EXTNKEY</w:t>
            </w:r>
            <w:r>
              <w:t xml:space="preserve"> ) </w:t>
            </w:r>
          </w:p>
          <w:p w:rsidR="00E24CD7" w:rsidRDefault="00E24CD7" w:rsidP="00AD03FA">
            <w:pPr>
              <w:ind w:left="360"/>
            </w:pPr>
          </w:p>
        </w:tc>
        <w:tc>
          <w:tcPr>
            <w:tcW w:w="2615" w:type="dxa"/>
          </w:tcPr>
          <w:p w:rsidR="00E24CD7" w:rsidRPr="00DA78CE" w:rsidRDefault="00E24CD7" w:rsidP="00AD03FA">
            <w:pPr>
              <w:pStyle w:val="TableText"/>
              <w:rPr>
                <w:b/>
                <w:color w:val="auto"/>
              </w:rPr>
            </w:pPr>
            <w:r w:rsidRPr="00DA78CE">
              <w:rPr>
                <w:b/>
              </w:rPr>
              <w:t>troubleReportNumber</w:t>
            </w:r>
          </w:p>
        </w:tc>
        <w:tc>
          <w:tcPr>
            <w:tcW w:w="2919" w:type="dxa"/>
          </w:tcPr>
          <w:p w:rsidR="00E24CD7" w:rsidRPr="00DA78CE" w:rsidRDefault="00E24CD7" w:rsidP="00AD03FA">
            <w:pPr>
              <w:pStyle w:val="TableText"/>
              <w:rPr>
                <w:color w:val="auto"/>
              </w:rPr>
            </w:pPr>
            <w:r w:rsidRPr="00DA78CE">
              <w:t>The trouble ticket on which details are inquired</w:t>
            </w:r>
          </w:p>
        </w:tc>
      </w:tr>
      <w:tr w:rsidR="00E24CD7" w:rsidTr="00AD03FA">
        <w:tc>
          <w:tcPr>
            <w:tcW w:w="3096" w:type="dxa"/>
          </w:tcPr>
          <w:p w:rsidR="00E24CD7" w:rsidRDefault="00E24CD7" w:rsidP="00AD03FA">
            <w:pPr>
              <w:ind w:left="150"/>
            </w:pPr>
            <w:r>
              <w:t>State Code  (CLLI_TO_WIRECENTER.</w:t>
            </w:r>
            <w:r w:rsidR="00953558">
              <w:t>STATE</w:t>
            </w:r>
            <w:r>
              <w:t>)</w:t>
            </w:r>
          </w:p>
          <w:p w:rsidR="00E24CD7" w:rsidRDefault="00E24CD7" w:rsidP="00AD03FA">
            <w:pPr>
              <w:ind w:left="360"/>
            </w:pPr>
          </w:p>
        </w:tc>
        <w:tc>
          <w:tcPr>
            <w:tcW w:w="2615" w:type="dxa"/>
          </w:tcPr>
          <w:p w:rsidR="00E24CD7" w:rsidRPr="00DA78CE" w:rsidRDefault="00E24CD7" w:rsidP="00AD03FA">
            <w:pPr>
              <w:pStyle w:val="TableText"/>
              <w:rPr>
                <w:rFonts w:eastAsia="Calibri"/>
                <w:b/>
              </w:rPr>
            </w:pPr>
            <w:r w:rsidRPr="00DA78CE">
              <w:rPr>
                <w:rFonts w:eastAsia="Calibri"/>
                <w:b/>
              </w:rPr>
              <w:t>stateCode</w:t>
            </w:r>
          </w:p>
        </w:tc>
        <w:tc>
          <w:tcPr>
            <w:tcW w:w="2919" w:type="dxa"/>
          </w:tcPr>
          <w:p w:rsidR="00E24CD7" w:rsidRPr="00DA78CE" w:rsidRDefault="00E24CD7" w:rsidP="00AD03FA">
            <w:pPr>
              <w:pStyle w:val="TableText"/>
              <w:rPr>
                <w:color w:val="auto"/>
              </w:rPr>
            </w:pPr>
            <w:r w:rsidRPr="00DA78CE">
              <w:rPr>
                <w:color w:val="auto"/>
              </w:rPr>
              <w:t>This value MUST be provided if, neither a trouble ticket with a prefix is provided, nor a workingTelephoneNumber.</w:t>
            </w:r>
          </w:p>
        </w:tc>
      </w:tr>
      <w:tr w:rsidR="00E24CD7" w:rsidTr="00AD03FA">
        <w:tc>
          <w:tcPr>
            <w:tcW w:w="3096" w:type="dxa"/>
          </w:tcPr>
          <w:p w:rsidR="00E24CD7" w:rsidRDefault="00E24CD7" w:rsidP="00AD03FA">
            <w:pPr>
              <w:ind w:left="150"/>
            </w:pPr>
            <w:r>
              <w:t>TOP: TECH ON PREM</w:t>
            </w:r>
          </w:p>
          <w:p w:rsidR="00E24CD7" w:rsidRDefault="00E24CD7" w:rsidP="00AD03FA">
            <w:pPr>
              <w:pStyle w:val="ListParagraph"/>
              <w:ind w:left="0"/>
            </w:pPr>
          </w:p>
        </w:tc>
        <w:tc>
          <w:tcPr>
            <w:tcW w:w="2615" w:type="dxa"/>
          </w:tcPr>
          <w:p w:rsidR="00E24CD7" w:rsidRDefault="009F5BC5" w:rsidP="009F5BC5">
            <w:pPr>
              <w:pStyle w:val="TableText"/>
            </w:pPr>
            <w:r w:rsidRPr="00F87B33">
              <w:rPr>
                <w:rFonts w:eastAsia="Calibri"/>
                <w:b/>
              </w:rPr>
              <w:t>Remarks</w:t>
            </w:r>
            <w:r>
              <w:rPr>
                <w:rFonts w:eastAsia="Calibri"/>
                <w:b/>
              </w:rPr>
              <w:t xml:space="preserve"> </w:t>
            </w:r>
            <w:r w:rsidR="001D54E5">
              <w:rPr>
                <w:rFonts w:eastAsia="Calibri"/>
                <w:b/>
              </w:rPr>
              <w:t xml:space="preserve">(under the additional Remarks) </w:t>
            </w:r>
          </w:p>
        </w:tc>
        <w:tc>
          <w:tcPr>
            <w:tcW w:w="2919" w:type="dxa"/>
          </w:tcPr>
          <w:p w:rsidR="00F66444" w:rsidRDefault="009F5BC5" w:rsidP="00AD03FA">
            <w:pPr>
              <w:pStyle w:val="ListParagraph"/>
              <w:ind w:left="0"/>
            </w:pPr>
            <w:r>
              <w:t xml:space="preserve">Hard Coded </w:t>
            </w:r>
            <w:r w:rsidR="00F66444" w:rsidRPr="004F2A12">
              <w:rPr>
                <w:highlight w:val="yellow"/>
              </w:rPr>
              <w:t>(17 characters including space)</w:t>
            </w:r>
          </w:p>
        </w:tc>
      </w:tr>
      <w:tr w:rsidR="00E24CD7" w:rsidTr="00AD03FA">
        <w:tc>
          <w:tcPr>
            <w:tcW w:w="3096" w:type="dxa"/>
          </w:tcPr>
          <w:p w:rsidR="00E24CD7" w:rsidRDefault="00E24CD7" w:rsidP="00AD03FA">
            <w:pPr>
              <w:ind w:left="150"/>
            </w:pPr>
            <w:r>
              <w:t>CUS</w:t>
            </w:r>
            <w:r w:rsidR="00F75E3A">
              <w:t>TOMER_REMARK</w:t>
            </w:r>
            <w:r>
              <w:t xml:space="preserve"> </w:t>
            </w:r>
          </w:p>
          <w:p w:rsidR="00E24CD7" w:rsidRDefault="00E24CD7" w:rsidP="00AD03FA">
            <w:pPr>
              <w:ind w:left="150"/>
            </w:pPr>
          </w:p>
        </w:tc>
        <w:tc>
          <w:tcPr>
            <w:tcW w:w="2615" w:type="dxa"/>
          </w:tcPr>
          <w:p w:rsidR="00E24CD7" w:rsidRDefault="009F5BC5" w:rsidP="009F5BC5">
            <w:pPr>
              <w:pStyle w:val="TableText"/>
            </w:pPr>
            <w:r w:rsidRPr="009F5BC5">
              <w:rPr>
                <w:rFonts w:eastAsia="Calibri"/>
                <w:b/>
              </w:rPr>
              <w:t>Remark Type</w:t>
            </w:r>
            <w:r w:rsidR="001D54E5">
              <w:rPr>
                <w:rFonts w:eastAsia="Calibri"/>
                <w:b/>
              </w:rPr>
              <w:t xml:space="preserve"> (under the additional Remarks)</w:t>
            </w:r>
          </w:p>
        </w:tc>
        <w:tc>
          <w:tcPr>
            <w:tcW w:w="2919" w:type="dxa"/>
          </w:tcPr>
          <w:p w:rsidR="00E24CD7" w:rsidRDefault="009F5BC5" w:rsidP="00AD03FA">
            <w:pPr>
              <w:pStyle w:val="ListParagraph"/>
              <w:ind w:left="0"/>
            </w:pPr>
            <w:r>
              <w:t>Hard Coded</w:t>
            </w:r>
          </w:p>
        </w:tc>
      </w:tr>
    </w:tbl>
    <w:p w:rsidR="00E24CD7" w:rsidRDefault="00E24CD7" w:rsidP="00E24CD7">
      <w:pPr>
        <w:pStyle w:val="ListParagraph"/>
      </w:pPr>
    </w:p>
    <w:p w:rsidR="00E24CD7" w:rsidRDefault="001F6424" w:rsidP="00E24CD7">
      <w:pPr>
        <w:pStyle w:val="ListParagraph"/>
        <w:spacing w:after="0" w:line="240" w:lineRule="auto"/>
      </w:pPr>
      <w:r>
        <w:t xml:space="preserve">We will refer to document </w:t>
      </w:r>
      <w:r w:rsidRPr="001F6424">
        <w:rPr>
          <w:b/>
        </w:rPr>
        <w:t>CSI_UpdateWirelineTroubleReportDetails_AID.docx</w:t>
      </w:r>
      <w:r>
        <w:t xml:space="preserve"> for this requirement.</w:t>
      </w:r>
    </w:p>
    <w:p w:rsidR="00E24CD7" w:rsidRDefault="00E24CD7" w:rsidP="00E24CD7">
      <w:pPr>
        <w:pStyle w:val="ListParagraph"/>
        <w:spacing w:after="0" w:line="240" w:lineRule="auto"/>
      </w:pPr>
    </w:p>
    <w:p w:rsidR="00E24CD7" w:rsidRPr="0076513D" w:rsidRDefault="008B38D2" w:rsidP="0076513D">
      <w:pPr>
        <w:pStyle w:val="ListParagraph"/>
        <w:numPr>
          <w:ilvl w:val="0"/>
          <w:numId w:val="25"/>
        </w:numPr>
        <w:rPr>
          <w:rFonts w:asciiTheme="minorHAnsi" w:hAnsiTheme="minorHAnsi" w:cstheme="minorHAnsi"/>
        </w:rPr>
      </w:pPr>
      <w:r w:rsidRPr="0076513D">
        <w:rPr>
          <w:rFonts w:asciiTheme="minorHAnsi" w:hAnsiTheme="minorHAnsi" w:cstheme="minorHAnsi"/>
        </w:rPr>
        <w:t xml:space="preserve">Other fields </w:t>
      </w:r>
      <w:r w:rsidR="0088168F">
        <w:rPr>
          <w:rFonts w:asciiTheme="minorHAnsi" w:hAnsiTheme="minorHAnsi" w:cstheme="minorHAnsi"/>
        </w:rPr>
        <w:t xml:space="preserve">like (wrid, techid) present in </w:t>
      </w:r>
      <w:r w:rsidRPr="0076513D">
        <w:rPr>
          <w:rFonts w:asciiTheme="minorHAnsi" w:hAnsiTheme="minorHAnsi" w:cstheme="minorHAnsi"/>
        </w:rPr>
        <w:t xml:space="preserve">the Kafka topic will not be used to send on CSI. They are kept for future purpose. </w:t>
      </w:r>
    </w:p>
    <w:p w:rsidR="00ED3A50" w:rsidRDefault="00ED3A50" w:rsidP="0076513D">
      <w:pPr>
        <w:pStyle w:val="ListParagraph"/>
        <w:numPr>
          <w:ilvl w:val="0"/>
          <w:numId w:val="20"/>
        </w:numPr>
        <w:spacing w:after="160" w:line="259" w:lineRule="auto"/>
        <w:contextualSpacing/>
      </w:pPr>
      <w:r>
        <w:lastRenderedPageBreak/>
        <w:t xml:space="preserve">At the time of sending Customer Notification to CSI, Camunda will also create a Notification </w:t>
      </w:r>
      <w:r w:rsidR="0004530A">
        <w:t xml:space="preserve">History in Mongo DB collection </w:t>
      </w:r>
      <w:r>
        <w:t>for reporting purpose. Following details will be saved in NotificationHistory Collection :</w:t>
      </w:r>
    </w:p>
    <w:p w:rsidR="00CC6839" w:rsidRDefault="00CC6839" w:rsidP="0076513D">
      <w:pPr>
        <w:ind w:left="1440"/>
      </w:pPr>
      <w:r>
        <w:t>{</w:t>
      </w:r>
    </w:p>
    <w:p w:rsidR="003B277E" w:rsidRPr="003B277E" w:rsidRDefault="003B277E" w:rsidP="00F75E3A">
      <w:pPr>
        <w:ind w:left="2160"/>
        <w:rPr>
          <w:rFonts w:ascii="Arial" w:hAnsi="Arial" w:cs="Arial"/>
          <w:sz w:val="18"/>
          <w:szCs w:val="18"/>
        </w:rPr>
      </w:pPr>
      <w:r w:rsidRPr="003B277E">
        <w:rPr>
          <w:rFonts w:ascii="Arial" w:hAnsi="Arial" w:cs="Arial"/>
          <w:sz w:val="18"/>
          <w:szCs w:val="18"/>
        </w:rPr>
        <w:t>"techID": "rk4906",</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"techType": "Core",</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"truckId": "4562093859",</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"truckCol": "Green",</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"wrID": "112972333",</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"workType": "CT",</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"wrStat": "Dispatch",</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"jobType": "PADSL",</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"wrLat": "33.3734077735786",</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"wrLong": "-117.23947970506",</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"lat": "26.426922",</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"long": "-80.065867",</w:t>
      </w:r>
    </w:p>
    <w:p w:rsidR="006A6268" w:rsidRDefault="003B277E" w:rsidP="00F75E3A">
      <w:pPr>
        <w:ind w:left="2160"/>
        <w:rPr>
          <w:ins w:id="128" w:author="Sangita Agarwal" w:date="2018-02-01T20:43:00Z"/>
          <w:rFonts w:ascii="Arial" w:hAnsi="Arial" w:cs="Arial"/>
          <w:sz w:val="18"/>
          <w:szCs w:val="18"/>
        </w:rPr>
      </w:pPr>
      <w:r w:rsidRPr="003B277E">
        <w:rPr>
          <w:rFonts w:ascii="Arial" w:hAnsi="Arial" w:cs="Arial"/>
          <w:sz w:val="18"/>
          <w:szCs w:val="18"/>
        </w:rPr>
        <w:t xml:space="preserve">  "</w:t>
      </w:r>
      <w:proofErr w:type="spellStart"/>
      <w:proofErr w:type="gramStart"/>
      <w:r w:rsidRPr="003B277E">
        <w:rPr>
          <w:rFonts w:ascii="Arial" w:hAnsi="Arial" w:cs="Arial"/>
          <w:sz w:val="18"/>
          <w:szCs w:val="18"/>
        </w:rPr>
        <w:t>recTime</w:t>
      </w:r>
      <w:proofErr w:type="spellEnd"/>
      <w:proofErr w:type="gramEnd"/>
      <w:r w:rsidRPr="003B277E">
        <w:rPr>
          <w:rFonts w:ascii="Arial" w:hAnsi="Arial" w:cs="Arial"/>
          <w:sz w:val="18"/>
          <w:szCs w:val="18"/>
        </w:rPr>
        <w:t xml:space="preserve">": </w:t>
      </w:r>
      <w:r w:rsidRPr="00FA5042">
        <w:rPr>
          <w:rFonts w:ascii="Arial" w:hAnsi="Arial" w:cs="Arial"/>
          <w:sz w:val="18"/>
          <w:szCs w:val="18"/>
          <w:rPrChange w:id="129" w:author="Sangita Agarwal" w:date="2018-02-01T20:22:00Z">
            <w:rPr>
              <w:rFonts w:ascii="Arial" w:hAnsi="Arial" w:cs="Arial"/>
              <w:sz w:val="18"/>
              <w:szCs w:val="18"/>
              <w:highlight w:val="yellow"/>
            </w:rPr>
          </w:rPrChange>
        </w:rPr>
        <w:t>"</w:t>
      </w:r>
      <w:del w:id="130" w:author="Sangita Agarwal" w:date="2018-02-01T20:21:00Z">
        <w:r w:rsidR="003249E7" w:rsidRPr="00FA5042" w:rsidDel="00FA5042">
          <w:rPr>
            <w:rFonts w:ascii="Arial" w:hAnsi="Arial" w:cs="Arial"/>
            <w:sz w:val="18"/>
            <w:szCs w:val="18"/>
            <w:rPrChange w:id="131" w:author="Sangita Agarwal" w:date="2018-02-01T20:22:00Z">
              <w:rPr>
                <w:rFonts w:ascii="Arial" w:hAnsi="Arial" w:cs="Arial"/>
                <w:sz w:val="18"/>
                <w:szCs w:val="18"/>
                <w:highlight w:val="yellow"/>
              </w:rPr>
            </w:rPrChange>
          </w:rPr>
          <w:delText>12</w:delText>
        </w:r>
        <w:r w:rsidR="00860E87" w:rsidRPr="00FA5042" w:rsidDel="00FA5042">
          <w:rPr>
            <w:rFonts w:ascii="Arial" w:hAnsi="Arial" w:cs="Arial"/>
            <w:sz w:val="18"/>
            <w:szCs w:val="18"/>
            <w:rPrChange w:id="132" w:author="Sangita Agarwal" w:date="2018-02-01T20:22:00Z">
              <w:rPr>
                <w:rFonts w:ascii="Arial" w:hAnsi="Arial" w:cs="Arial"/>
                <w:sz w:val="18"/>
                <w:szCs w:val="18"/>
                <w:highlight w:val="yellow"/>
              </w:rPr>
            </w:rPrChange>
          </w:rPr>
          <w:delText>-</w:delText>
        </w:r>
        <w:r w:rsidR="003249E7" w:rsidRPr="00FA5042" w:rsidDel="00FA5042">
          <w:rPr>
            <w:rFonts w:ascii="Arial" w:hAnsi="Arial" w:cs="Arial"/>
            <w:sz w:val="18"/>
            <w:szCs w:val="18"/>
            <w:rPrChange w:id="133" w:author="Sangita Agarwal" w:date="2018-02-01T20:22:00Z">
              <w:rPr>
                <w:rFonts w:ascii="Arial" w:hAnsi="Arial" w:cs="Arial"/>
                <w:sz w:val="18"/>
                <w:szCs w:val="18"/>
                <w:highlight w:val="yellow"/>
              </w:rPr>
            </w:rPrChange>
          </w:rPr>
          <w:delText>06</w:delText>
        </w:r>
        <w:r w:rsidR="00860E87" w:rsidRPr="00FA5042" w:rsidDel="00FA5042">
          <w:rPr>
            <w:rFonts w:ascii="Arial" w:hAnsi="Arial" w:cs="Arial"/>
            <w:sz w:val="18"/>
            <w:szCs w:val="18"/>
            <w:rPrChange w:id="134" w:author="Sangita Agarwal" w:date="2018-02-01T20:22:00Z">
              <w:rPr>
                <w:rFonts w:ascii="Arial" w:hAnsi="Arial" w:cs="Arial"/>
                <w:sz w:val="18"/>
                <w:szCs w:val="18"/>
                <w:highlight w:val="yellow"/>
              </w:rPr>
            </w:rPrChange>
          </w:rPr>
          <w:delText>-</w:delText>
        </w:r>
      </w:del>
      <w:r w:rsidRPr="00FA5042">
        <w:rPr>
          <w:rFonts w:ascii="Arial" w:hAnsi="Arial" w:cs="Arial"/>
          <w:sz w:val="18"/>
          <w:szCs w:val="18"/>
          <w:rPrChange w:id="135" w:author="Sangita Agarwal" w:date="2018-02-01T20:22:00Z">
            <w:rPr>
              <w:rFonts w:ascii="Arial" w:hAnsi="Arial" w:cs="Arial"/>
              <w:sz w:val="18"/>
              <w:szCs w:val="18"/>
              <w:highlight w:val="yellow"/>
            </w:rPr>
          </w:rPrChange>
        </w:rPr>
        <w:t>2017</w:t>
      </w:r>
      <w:ins w:id="136" w:author="Sangita Agarwal" w:date="2018-02-01T20:21:00Z">
        <w:r w:rsidR="00FA5042" w:rsidRPr="00FA5042">
          <w:rPr>
            <w:rFonts w:ascii="Arial" w:hAnsi="Arial" w:cs="Arial"/>
            <w:sz w:val="18"/>
            <w:szCs w:val="18"/>
            <w:rPrChange w:id="137" w:author="Sangita Agarwal" w:date="2018-02-01T20:22:00Z">
              <w:rPr>
                <w:rFonts w:ascii="Arial" w:hAnsi="Arial" w:cs="Arial"/>
                <w:sz w:val="18"/>
                <w:szCs w:val="18"/>
                <w:highlight w:val="yellow"/>
              </w:rPr>
            </w:rPrChange>
          </w:rPr>
          <w:t>-12-30</w:t>
        </w:r>
      </w:ins>
      <w:r w:rsidRPr="00FA5042">
        <w:rPr>
          <w:rFonts w:ascii="Arial" w:hAnsi="Arial" w:cs="Arial"/>
          <w:sz w:val="18"/>
          <w:szCs w:val="18"/>
          <w:rPrChange w:id="138" w:author="Sangita Agarwal" w:date="2018-02-01T20:22:00Z">
            <w:rPr>
              <w:rFonts w:ascii="Arial" w:hAnsi="Arial" w:cs="Arial"/>
              <w:sz w:val="18"/>
              <w:szCs w:val="18"/>
              <w:highlight w:val="yellow"/>
            </w:rPr>
          </w:rPrChange>
        </w:rPr>
        <w:t xml:space="preserve"> 10:26:28",</w:t>
      </w:r>
      <w:r w:rsidR="008C6819" w:rsidRPr="00FA5042">
        <w:rPr>
          <w:rFonts w:ascii="Arial" w:hAnsi="Arial" w:cs="Arial"/>
          <w:sz w:val="18"/>
          <w:szCs w:val="18"/>
          <w:rPrChange w:id="139" w:author="Sangita Agarwal" w:date="2018-02-01T20:22:00Z">
            <w:rPr>
              <w:rFonts w:ascii="Arial" w:hAnsi="Arial" w:cs="Arial"/>
              <w:sz w:val="18"/>
              <w:szCs w:val="18"/>
              <w:highlight w:val="yellow"/>
            </w:rPr>
          </w:rPrChange>
        </w:rPr>
        <w:t xml:space="preserve"> </w:t>
      </w:r>
    </w:p>
    <w:p w:rsidR="003B277E" w:rsidRPr="003B277E" w:rsidDel="006A6268" w:rsidRDefault="008C6819" w:rsidP="00F75E3A">
      <w:pPr>
        <w:ind w:left="2160"/>
        <w:rPr>
          <w:del w:id="140" w:author="Sangita Agarwal" w:date="2018-02-01T20:43:00Z"/>
          <w:rFonts w:ascii="Arial" w:hAnsi="Arial" w:cs="Arial"/>
          <w:sz w:val="18"/>
          <w:szCs w:val="18"/>
        </w:rPr>
      </w:pPr>
      <w:del w:id="141" w:author="Sangita Agarwal" w:date="2018-02-01T20:43:00Z">
        <w:r w:rsidRPr="00FA5042" w:rsidDel="006A6268">
          <w:rPr>
            <w:rFonts w:ascii="Arial" w:hAnsi="Arial" w:cs="Arial"/>
            <w:sz w:val="18"/>
            <w:szCs w:val="18"/>
            <w:rPrChange w:id="142" w:author="Sangita Agarwal" w:date="2018-02-01T20:22:00Z">
              <w:rPr>
                <w:rFonts w:ascii="Arial" w:hAnsi="Arial" w:cs="Arial"/>
                <w:sz w:val="18"/>
                <w:szCs w:val="18"/>
                <w:highlight w:val="yellow"/>
              </w:rPr>
            </w:rPrChange>
          </w:rPr>
          <w:delText>(</w:delText>
        </w:r>
      </w:del>
      <w:del w:id="143" w:author="Sangita Agarwal" w:date="2018-02-01T20:21:00Z">
        <w:r w:rsidRPr="00FA5042" w:rsidDel="00FA5042">
          <w:rPr>
            <w:rFonts w:ascii="Arial" w:hAnsi="Arial" w:cs="Arial"/>
            <w:sz w:val="18"/>
            <w:szCs w:val="18"/>
            <w:rPrChange w:id="144" w:author="Sangita Agarwal" w:date="2018-02-01T20:22:00Z">
              <w:rPr>
                <w:rFonts w:ascii="Arial" w:hAnsi="Arial" w:cs="Arial"/>
                <w:sz w:val="18"/>
                <w:szCs w:val="18"/>
                <w:highlight w:val="yellow"/>
              </w:rPr>
            </w:rPrChange>
          </w:rPr>
          <w:delText>MM-DD-</w:delText>
        </w:r>
      </w:del>
      <w:del w:id="145" w:author="Sangita Agarwal" w:date="2018-02-01T20:43:00Z">
        <w:r w:rsidRPr="00FA5042" w:rsidDel="006A6268">
          <w:rPr>
            <w:rFonts w:ascii="Arial" w:hAnsi="Arial" w:cs="Arial"/>
            <w:sz w:val="18"/>
            <w:szCs w:val="18"/>
            <w:rPrChange w:id="146" w:author="Sangita Agarwal" w:date="2018-02-01T20:22:00Z">
              <w:rPr>
                <w:rFonts w:ascii="Arial" w:hAnsi="Arial" w:cs="Arial"/>
                <w:sz w:val="18"/>
                <w:szCs w:val="18"/>
                <w:highlight w:val="yellow"/>
              </w:rPr>
            </w:rPrChange>
          </w:rPr>
          <w:delText>YYYY</w:delText>
        </w:r>
      </w:del>
      <w:del w:id="147" w:author="Sangita Agarwal" w:date="2018-02-01T20:21:00Z">
        <w:r w:rsidRPr="00FA5042" w:rsidDel="00FA5042">
          <w:rPr>
            <w:rFonts w:ascii="Arial" w:hAnsi="Arial" w:cs="Arial"/>
            <w:sz w:val="18"/>
            <w:szCs w:val="18"/>
            <w:rPrChange w:id="148" w:author="Sangita Agarwal" w:date="2018-02-01T20:22:00Z">
              <w:rPr>
                <w:rFonts w:ascii="Arial" w:hAnsi="Arial" w:cs="Arial"/>
                <w:sz w:val="18"/>
                <w:szCs w:val="18"/>
                <w:highlight w:val="yellow"/>
              </w:rPr>
            </w:rPrChange>
          </w:rPr>
          <w:delText xml:space="preserve"> </w:delText>
        </w:r>
      </w:del>
      <w:del w:id="149" w:author="Sangita Agarwal" w:date="2018-02-01T20:43:00Z">
        <w:r w:rsidRPr="00FA5042" w:rsidDel="006A6268">
          <w:rPr>
            <w:rFonts w:ascii="Arial" w:hAnsi="Arial" w:cs="Arial"/>
            <w:sz w:val="18"/>
            <w:szCs w:val="18"/>
            <w:rPrChange w:id="150" w:author="Sangita Agarwal" w:date="2018-02-01T20:22:00Z">
              <w:rPr>
                <w:rFonts w:ascii="Arial" w:hAnsi="Arial" w:cs="Arial"/>
                <w:sz w:val="18"/>
                <w:szCs w:val="18"/>
                <w:highlight w:val="yellow"/>
              </w:rPr>
            </w:rPrChange>
          </w:rPr>
          <w:delText>HH:MM:SS format)</w:delText>
        </w:r>
      </w:del>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w:t>
      </w:r>
      <w:proofErr w:type="gramStart"/>
      <w:r w:rsidRPr="003B277E">
        <w:rPr>
          <w:rFonts w:ascii="Arial" w:hAnsi="Arial" w:cs="Arial"/>
          <w:sz w:val="18"/>
          <w:szCs w:val="18"/>
        </w:rPr>
        <w:t>speed</w:t>
      </w:r>
      <w:proofErr w:type="gramEnd"/>
      <w:r w:rsidRPr="003B277E">
        <w:rPr>
          <w:rFonts w:ascii="Arial" w:hAnsi="Arial" w:cs="Arial"/>
          <w:sz w:val="18"/>
          <w:szCs w:val="18"/>
        </w:rPr>
        <w:t>": "10",</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"idleTime": "0",</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"totIdleTime": "10",</w:t>
      </w:r>
    </w:p>
    <w:p w:rsidR="003B277E" w:rsidRPr="003B277E" w:rsidRDefault="003B277E" w:rsidP="00F75E3A">
      <w:pPr>
        <w:ind w:left="2160"/>
        <w:rPr>
          <w:rFonts w:ascii="Arial" w:hAnsi="Arial" w:cs="Arial"/>
          <w:sz w:val="18"/>
          <w:szCs w:val="18"/>
        </w:rPr>
      </w:pPr>
      <w:r w:rsidRPr="003B277E">
        <w:rPr>
          <w:rFonts w:ascii="Arial" w:hAnsi="Arial" w:cs="Arial"/>
          <w:sz w:val="18"/>
          <w:szCs w:val="18"/>
        </w:rPr>
        <w:t xml:space="preserve">  "dist": "25",</w:t>
      </w:r>
    </w:p>
    <w:p w:rsidR="00DB0066" w:rsidRPr="00D470DA" w:rsidRDefault="00173129" w:rsidP="0076513D">
      <w:pPr>
        <w:ind w:left="2160"/>
        <w:rPr>
          <w:rFonts w:ascii="Arial" w:hAnsi="Arial" w:cs="Arial"/>
          <w:sz w:val="18"/>
          <w:szCs w:val="18"/>
        </w:rPr>
      </w:pPr>
      <w:r>
        <w:rPr>
          <w:rFonts w:ascii="Arial" w:hAnsi="Arial" w:cs="Arial"/>
          <w:sz w:val="18"/>
          <w:szCs w:val="18"/>
        </w:rPr>
        <w:t>n</w:t>
      </w:r>
      <w:r w:rsidR="00DB0066" w:rsidRPr="00D470DA">
        <w:rPr>
          <w:rFonts w:ascii="Arial" w:hAnsi="Arial" w:cs="Arial"/>
          <w:sz w:val="18"/>
          <w:szCs w:val="18"/>
        </w:rPr>
        <w:t>otificationType : "</w:t>
      </w:r>
      <w:r w:rsidR="00880980">
        <w:rPr>
          <w:rFonts w:ascii="Arial" w:hAnsi="Arial" w:cs="Arial"/>
          <w:sz w:val="18"/>
          <w:szCs w:val="18"/>
        </w:rPr>
        <w:t>EXTERNAL</w:t>
      </w:r>
      <w:r w:rsidR="00DB0066" w:rsidRPr="00D470DA">
        <w:rPr>
          <w:rFonts w:ascii="Arial" w:hAnsi="Arial" w:cs="Arial"/>
          <w:sz w:val="18"/>
          <w:szCs w:val="18"/>
        </w:rPr>
        <w:t xml:space="preserve">" </w:t>
      </w:r>
      <w:r w:rsidR="00591921">
        <w:rPr>
          <w:rFonts w:ascii="Arial" w:hAnsi="Arial" w:cs="Arial"/>
          <w:sz w:val="18"/>
          <w:szCs w:val="18"/>
        </w:rPr>
        <w:t>,</w:t>
      </w:r>
    </w:p>
    <w:p w:rsidR="00DB0066" w:rsidRPr="00D470DA" w:rsidRDefault="00173129" w:rsidP="0076513D">
      <w:pPr>
        <w:ind w:left="2160"/>
        <w:rPr>
          <w:rFonts w:ascii="Arial" w:hAnsi="Arial" w:cs="Arial"/>
          <w:sz w:val="18"/>
          <w:szCs w:val="18"/>
        </w:rPr>
      </w:pPr>
      <w:r>
        <w:rPr>
          <w:rFonts w:ascii="Arial" w:hAnsi="Arial" w:cs="Arial"/>
          <w:sz w:val="18"/>
          <w:szCs w:val="18"/>
        </w:rPr>
        <w:t>n</w:t>
      </w:r>
      <w:r w:rsidR="00DB0066" w:rsidRPr="00D470DA">
        <w:rPr>
          <w:rFonts w:ascii="Arial" w:hAnsi="Arial" w:cs="Arial"/>
          <w:sz w:val="18"/>
          <w:szCs w:val="18"/>
        </w:rPr>
        <w:t>otificationMsg :"</w:t>
      </w:r>
      <w:r w:rsidR="002A0C15">
        <w:rPr>
          <w:rFonts w:ascii="Arial" w:hAnsi="Arial" w:cs="Arial"/>
          <w:b/>
          <w:bCs/>
          <w:i/>
          <w:iCs/>
          <w:sz w:val="18"/>
          <w:szCs w:val="18"/>
        </w:rPr>
        <w:t>TOP: TECH ON PREM</w:t>
      </w:r>
      <w:r w:rsidR="002A0C15" w:rsidRPr="00D470DA">
        <w:rPr>
          <w:rFonts w:ascii="Arial" w:hAnsi="Arial" w:cs="Arial"/>
          <w:sz w:val="18"/>
          <w:szCs w:val="18"/>
        </w:rPr>
        <w:t xml:space="preserve"> </w:t>
      </w:r>
      <w:r w:rsidR="00DB0066" w:rsidRPr="00D470DA">
        <w:rPr>
          <w:rFonts w:ascii="Arial" w:hAnsi="Arial" w:cs="Arial"/>
          <w:sz w:val="18"/>
          <w:szCs w:val="18"/>
        </w:rPr>
        <w:t>"</w:t>
      </w:r>
      <w:r w:rsidR="00591921">
        <w:rPr>
          <w:rFonts w:ascii="Arial" w:hAnsi="Arial" w:cs="Arial"/>
          <w:sz w:val="18"/>
          <w:szCs w:val="18"/>
        </w:rPr>
        <w:t>,</w:t>
      </w:r>
    </w:p>
    <w:p w:rsidR="00DB0066" w:rsidRPr="00F75E3A" w:rsidDel="00C37B9D" w:rsidRDefault="00591921" w:rsidP="0076513D">
      <w:pPr>
        <w:ind w:left="2160"/>
        <w:rPr>
          <w:del w:id="151" w:author="Sangita Agarwal" w:date="2018-02-01T20:25:00Z"/>
          <w:rFonts w:ascii="Arial" w:hAnsi="Arial" w:cs="Arial"/>
          <w:strike/>
          <w:sz w:val="18"/>
          <w:szCs w:val="18"/>
        </w:rPr>
      </w:pPr>
      <w:del w:id="152" w:author="Sangita Agarwal" w:date="2018-02-01T20:25:00Z">
        <w:r w:rsidRPr="00F75E3A" w:rsidDel="00C37B9D">
          <w:rPr>
            <w:rFonts w:ascii="Arial" w:hAnsi="Arial" w:cs="Arial"/>
            <w:strike/>
            <w:sz w:val="18"/>
            <w:szCs w:val="18"/>
          </w:rPr>
          <w:delText>eventD</w:delText>
        </w:r>
        <w:r w:rsidR="00DB0066" w:rsidRPr="00F75E3A" w:rsidDel="00C37B9D">
          <w:rPr>
            <w:rFonts w:ascii="Arial" w:hAnsi="Arial" w:cs="Arial"/>
            <w:strike/>
            <w:sz w:val="18"/>
            <w:szCs w:val="18"/>
          </w:rPr>
          <w:delText>ateTime : MM-DD-YYYY hh:mm:ss</w:delText>
        </w:r>
        <w:r w:rsidRPr="00F75E3A" w:rsidDel="00C37B9D">
          <w:rPr>
            <w:rFonts w:ascii="Arial" w:hAnsi="Arial" w:cs="Arial"/>
            <w:strike/>
            <w:sz w:val="18"/>
            <w:szCs w:val="18"/>
          </w:rPr>
          <w:delText>,</w:delText>
        </w:r>
        <w:r w:rsidR="003B277E" w:rsidDel="00C37B9D">
          <w:rPr>
            <w:rFonts w:ascii="Arial" w:hAnsi="Arial" w:cs="Arial"/>
            <w:strike/>
            <w:sz w:val="18"/>
            <w:szCs w:val="18"/>
          </w:rPr>
          <w:delText xml:space="preserve"> </w:delText>
        </w:r>
        <w:r w:rsidR="003B277E" w:rsidRPr="00F75E3A" w:rsidDel="00C37B9D">
          <w:rPr>
            <w:rFonts w:ascii="Arial" w:hAnsi="Arial" w:cs="Arial"/>
            <w:sz w:val="18"/>
            <w:szCs w:val="18"/>
          </w:rPr>
          <w:delText>( repeated field of recDate)</w:delText>
        </w:r>
      </w:del>
    </w:p>
    <w:p w:rsidR="00591921" w:rsidRDefault="00591921" w:rsidP="0076513D">
      <w:pPr>
        <w:ind w:left="2160"/>
        <w:rPr>
          <w:rFonts w:ascii="Arial" w:hAnsi="Arial" w:cs="Arial"/>
          <w:sz w:val="18"/>
          <w:szCs w:val="18"/>
        </w:rPr>
      </w:pPr>
      <w:proofErr w:type="gramStart"/>
      <w:r>
        <w:rPr>
          <w:rFonts w:ascii="Arial" w:hAnsi="Arial" w:cs="Arial"/>
          <w:sz w:val="18"/>
          <w:szCs w:val="18"/>
        </w:rPr>
        <w:t>timestamp</w:t>
      </w:r>
      <w:proofErr w:type="gramEnd"/>
      <w:r>
        <w:rPr>
          <w:rFonts w:ascii="Arial" w:hAnsi="Arial" w:cs="Arial"/>
          <w:sz w:val="18"/>
          <w:szCs w:val="18"/>
        </w:rPr>
        <w:t xml:space="preserve">: </w:t>
      </w:r>
      <w:r w:rsidRPr="00A209DC">
        <w:rPr>
          <w:rFonts w:ascii="Arial" w:hAnsi="Arial" w:cs="Arial"/>
          <w:sz w:val="18"/>
          <w:szCs w:val="18"/>
        </w:rPr>
        <w:t>“</w:t>
      </w:r>
      <w:del w:id="153" w:author="Sangita Agarwal" w:date="2018-02-01T20:25:00Z">
        <w:r w:rsidRPr="00A209DC" w:rsidDel="00C37B9D">
          <w:rPr>
            <w:rFonts w:ascii="Arial" w:hAnsi="Arial" w:cs="Arial"/>
            <w:sz w:val="18"/>
            <w:szCs w:val="18"/>
          </w:rPr>
          <w:delText>MM-DD</w:delText>
        </w:r>
        <w:r w:rsidRPr="00A209DC" w:rsidDel="00D62299">
          <w:rPr>
            <w:rFonts w:ascii="Arial" w:hAnsi="Arial" w:cs="Arial"/>
            <w:sz w:val="18"/>
            <w:szCs w:val="18"/>
          </w:rPr>
          <w:delText>-</w:delText>
        </w:r>
      </w:del>
      <w:r w:rsidRPr="00A209DC">
        <w:rPr>
          <w:rFonts w:ascii="Arial" w:hAnsi="Arial" w:cs="Arial"/>
          <w:sz w:val="18"/>
          <w:szCs w:val="18"/>
        </w:rPr>
        <w:t>YYYY</w:t>
      </w:r>
      <w:del w:id="154" w:author="Sangita Agarwal" w:date="2018-02-01T20:25:00Z">
        <w:r w:rsidRPr="00A209DC" w:rsidDel="00C37B9D">
          <w:rPr>
            <w:rFonts w:ascii="Arial" w:hAnsi="Arial" w:cs="Arial"/>
            <w:sz w:val="18"/>
            <w:szCs w:val="18"/>
          </w:rPr>
          <w:delText xml:space="preserve"> </w:delText>
        </w:r>
      </w:del>
      <w:ins w:id="155" w:author="Sangita Agarwal" w:date="2018-02-01T20:25:00Z">
        <w:r w:rsidR="00C37B9D">
          <w:rPr>
            <w:rFonts w:ascii="Arial" w:hAnsi="Arial" w:cs="Arial"/>
            <w:sz w:val="18"/>
            <w:szCs w:val="18"/>
          </w:rPr>
          <w:t>-</w:t>
        </w:r>
        <w:r w:rsidR="00C37B9D" w:rsidRPr="00A209DC">
          <w:rPr>
            <w:rFonts w:ascii="Arial" w:hAnsi="Arial" w:cs="Arial"/>
            <w:sz w:val="18"/>
            <w:szCs w:val="18"/>
          </w:rPr>
          <w:t>MM-DD</w:t>
        </w:r>
        <w:r w:rsidR="00C37B9D" w:rsidRPr="00A209DC">
          <w:rPr>
            <w:rFonts w:ascii="Arial" w:hAnsi="Arial" w:cs="Arial"/>
            <w:sz w:val="18"/>
            <w:szCs w:val="18"/>
          </w:rPr>
          <w:t xml:space="preserve"> </w:t>
        </w:r>
      </w:ins>
      <w:proofErr w:type="spellStart"/>
      <w:r w:rsidRPr="00A209DC">
        <w:rPr>
          <w:rFonts w:ascii="Arial" w:hAnsi="Arial" w:cs="Arial"/>
          <w:sz w:val="18"/>
          <w:szCs w:val="18"/>
        </w:rPr>
        <w:t>hh:mm:ss</w:t>
      </w:r>
      <w:proofErr w:type="spellEnd"/>
      <w:ins w:id="156" w:author="Sangita Agarwal" w:date="2018-02-01T20:25:00Z">
        <w:r w:rsidR="00C37B9D">
          <w:rPr>
            <w:rFonts w:ascii="Arial" w:hAnsi="Arial" w:cs="Arial"/>
            <w:sz w:val="18"/>
            <w:szCs w:val="18"/>
          </w:rPr>
          <w:t xml:space="preserve"> a</w:t>
        </w:r>
      </w:ins>
      <w:r w:rsidRPr="00A209DC">
        <w:rPr>
          <w:rFonts w:ascii="Arial" w:hAnsi="Arial" w:cs="Arial"/>
          <w:sz w:val="18"/>
          <w:szCs w:val="18"/>
        </w:rPr>
        <w:t>”</w:t>
      </w:r>
    </w:p>
    <w:p w:rsidR="00591921" w:rsidRPr="00D470DA" w:rsidRDefault="00591921" w:rsidP="0076513D">
      <w:pPr>
        <w:ind w:left="2160"/>
        <w:rPr>
          <w:rFonts w:ascii="Arial" w:hAnsi="Arial" w:cs="Arial"/>
          <w:sz w:val="18"/>
          <w:szCs w:val="18"/>
        </w:rPr>
      </w:pPr>
    </w:p>
    <w:p w:rsidR="00CC6839" w:rsidRDefault="00CC6839" w:rsidP="0076513D">
      <w:pPr>
        <w:ind w:left="1440"/>
      </w:pPr>
      <w:r>
        <w:t>}</w:t>
      </w:r>
    </w:p>
    <w:p w:rsidR="00296B09" w:rsidRDefault="00296B09" w:rsidP="0076513D">
      <w:pPr>
        <w:pStyle w:val="ListParagraph"/>
        <w:spacing w:after="160" w:line="259" w:lineRule="auto"/>
        <w:contextualSpacing/>
        <w:rPr>
          <w:rFonts w:ascii="Arial" w:hAnsi="Arial" w:cs="Arial"/>
          <w:sz w:val="18"/>
          <w:szCs w:val="18"/>
        </w:rPr>
      </w:pPr>
      <w:r>
        <w:rPr>
          <w:rFonts w:ascii="Arial" w:hAnsi="Arial" w:cs="Arial"/>
          <w:sz w:val="18"/>
          <w:szCs w:val="18"/>
        </w:rPr>
        <w:t>* “</w:t>
      </w:r>
      <w:r w:rsidR="00880980">
        <w:rPr>
          <w:rFonts w:ascii="Arial" w:hAnsi="Arial" w:cs="Arial"/>
          <w:sz w:val="18"/>
          <w:szCs w:val="18"/>
        </w:rPr>
        <w:t>EXTERNAL</w:t>
      </w:r>
      <w:r>
        <w:rPr>
          <w:rFonts w:ascii="Arial" w:hAnsi="Arial" w:cs="Arial"/>
          <w:sz w:val="18"/>
          <w:szCs w:val="18"/>
        </w:rPr>
        <w:t>” is a Hard Coded value</w:t>
      </w:r>
    </w:p>
    <w:p w:rsidR="00296B09" w:rsidRDefault="00296B09" w:rsidP="0076513D">
      <w:pPr>
        <w:pStyle w:val="ListParagraph"/>
        <w:spacing w:after="160" w:line="259" w:lineRule="auto"/>
        <w:contextualSpacing/>
        <w:rPr>
          <w:rFonts w:ascii="Arial" w:hAnsi="Arial" w:cs="Arial"/>
          <w:sz w:val="18"/>
          <w:szCs w:val="18"/>
        </w:rPr>
      </w:pPr>
      <w:r>
        <w:rPr>
          <w:rFonts w:ascii="Arial" w:hAnsi="Arial" w:cs="Arial"/>
          <w:sz w:val="18"/>
          <w:szCs w:val="18"/>
        </w:rPr>
        <w:t>* “</w:t>
      </w:r>
      <w:r w:rsidR="002A0C15">
        <w:rPr>
          <w:rFonts w:ascii="Arial" w:hAnsi="Arial" w:cs="Arial"/>
          <w:b/>
          <w:bCs/>
          <w:i/>
          <w:iCs/>
          <w:sz w:val="18"/>
          <w:szCs w:val="18"/>
        </w:rPr>
        <w:t>TOP: TECH ON PREM</w:t>
      </w:r>
      <w:r w:rsidR="002A0C15" w:rsidDel="00880980">
        <w:rPr>
          <w:rFonts w:ascii="Arial" w:hAnsi="Arial" w:cs="Arial"/>
          <w:sz w:val="18"/>
          <w:szCs w:val="18"/>
        </w:rPr>
        <w:t xml:space="preserve"> </w:t>
      </w:r>
      <w:r>
        <w:rPr>
          <w:rFonts w:ascii="Arial" w:hAnsi="Arial" w:cs="Arial"/>
          <w:sz w:val="18"/>
          <w:szCs w:val="18"/>
        </w:rPr>
        <w:t>” is a Hard Coded value</w:t>
      </w:r>
    </w:p>
    <w:p w:rsidR="00591921" w:rsidRPr="00A826C0" w:rsidRDefault="00591921" w:rsidP="0076513D">
      <w:pPr>
        <w:pStyle w:val="ListParagraph"/>
        <w:spacing w:after="160" w:line="259" w:lineRule="auto"/>
        <w:contextualSpacing/>
      </w:pPr>
      <w:r>
        <w:rPr>
          <w:sz w:val="20"/>
        </w:rPr>
        <w:t>* timestamp will be sysdate</w:t>
      </w:r>
    </w:p>
    <w:p w:rsidR="009609E4" w:rsidRDefault="009609E4" w:rsidP="0076513D">
      <w:pPr>
        <w:pStyle w:val="ListParagraph"/>
        <w:ind w:left="2160"/>
        <w:rPr>
          <w:b/>
          <w:sz w:val="24"/>
        </w:rPr>
      </w:pPr>
    </w:p>
    <w:p w:rsidR="009609E4" w:rsidRDefault="009609E4" w:rsidP="009609E4">
      <w:r>
        <w:rPr>
          <w:rFonts w:asciiTheme="minorHAnsi" w:hAnsiTheme="minorHAnsi" w:cstheme="minorHAnsi"/>
          <w:b/>
          <w:sz w:val="28"/>
        </w:rPr>
        <w:t>6.5</w:t>
      </w:r>
      <w:r w:rsidRPr="00FC70F9">
        <w:rPr>
          <w:rFonts w:asciiTheme="minorHAnsi" w:hAnsiTheme="minorHAnsi" w:cstheme="minorHAnsi"/>
          <w:b/>
          <w:sz w:val="28"/>
        </w:rPr>
        <w:t xml:space="preserve"> </w:t>
      </w:r>
      <w:r>
        <w:rPr>
          <w:rFonts w:asciiTheme="minorHAnsi" w:hAnsiTheme="minorHAnsi" w:cstheme="minorHAnsi"/>
          <w:b/>
          <w:sz w:val="28"/>
        </w:rPr>
        <w:t xml:space="preserve">Pending Requirement </w:t>
      </w:r>
      <w:r w:rsidR="0047163F">
        <w:rPr>
          <w:rFonts w:asciiTheme="minorHAnsi" w:hAnsiTheme="minorHAnsi" w:cstheme="minorHAnsi"/>
          <w:b/>
          <w:sz w:val="28"/>
        </w:rPr>
        <w:t xml:space="preserve">of 1712 </w:t>
      </w:r>
      <w:r>
        <w:rPr>
          <w:rFonts w:asciiTheme="minorHAnsi" w:hAnsiTheme="minorHAnsi" w:cstheme="minorHAnsi"/>
          <w:b/>
          <w:sz w:val="28"/>
        </w:rPr>
        <w:t>to se</w:t>
      </w:r>
      <w:r w:rsidRPr="009B2A88">
        <w:rPr>
          <w:rFonts w:asciiTheme="minorHAnsi" w:hAnsiTheme="minorHAnsi" w:cstheme="minorHAnsi"/>
          <w:b/>
          <w:sz w:val="28"/>
        </w:rPr>
        <w:t xml:space="preserve">nd </w:t>
      </w:r>
      <w:r>
        <w:rPr>
          <w:rFonts w:asciiTheme="minorHAnsi" w:hAnsiTheme="minorHAnsi" w:cstheme="minorHAnsi"/>
          <w:b/>
          <w:sz w:val="28"/>
        </w:rPr>
        <w:t>Email Notification to Technician’s Manager</w:t>
      </w:r>
      <w:r w:rsidR="00FF3D2B">
        <w:rPr>
          <w:rFonts w:asciiTheme="minorHAnsi" w:hAnsiTheme="minorHAnsi" w:cstheme="minorHAnsi"/>
          <w:b/>
          <w:sz w:val="28"/>
        </w:rPr>
        <w:t xml:space="preserve"> via C-BUS</w:t>
      </w:r>
      <w:r>
        <w:rPr>
          <w:rFonts w:asciiTheme="minorHAnsi" w:hAnsiTheme="minorHAnsi" w:cstheme="minorHAnsi"/>
          <w:b/>
          <w:sz w:val="28"/>
        </w:rPr>
        <w:t xml:space="preserve"> once</w:t>
      </w:r>
      <w:r w:rsidRPr="009B2A88">
        <w:rPr>
          <w:rFonts w:asciiTheme="minorHAnsi" w:hAnsiTheme="minorHAnsi" w:cstheme="minorHAnsi"/>
          <w:b/>
          <w:sz w:val="28"/>
        </w:rPr>
        <w:t xml:space="preserve"> the t</w:t>
      </w:r>
      <w:r>
        <w:rPr>
          <w:rFonts w:asciiTheme="minorHAnsi" w:hAnsiTheme="minorHAnsi" w:cstheme="minorHAnsi"/>
          <w:b/>
          <w:sz w:val="28"/>
        </w:rPr>
        <w:t>ruck goes from Green to Red</w:t>
      </w:r>
      <w:r w:rsidRPr="009B2A88">
        <w:rPr>
          <w:rFonts w:asciiTheme="minorHAnsi" w:hAnsiTheme="minorHAnsi" w:cstheme="minorHAnsi"/>
          <w:b/>
          <w:sz w:val="28"/>
        </w:rPr>
        <w:t xml:space="preserve"> </w:t>
      </w:r>
    </w:p>
    <w:p w:rsidR="00583138" w:rsidRPr="00994E45" w:rsidRDefault="00583138" w:rsidP="00583138">
      <w:pPr>
        <w:pStyle w:val="Heading3"/>
        <w:ind w:left="720"/>
        <w:rPr>
          <w:rFonts w:asciiTheme="minorHAnsi" w:hAnsiTheme="minorHAnsi" w:cstheme="minorHAnsi"/>
        </w:rPr>
      </w:pPr>
    </w:p>
    <w:tbl>
      <w:tblPr>
        <w:tblStyle w:val="TableGrid"/>
        <w:tblW w:w="0" w:type="auto"/>
        <w:tblLook w:val="04A0" w:firstRow="1" w:lastRow="0" w:firstColumn="1" w:lastColumn="0" w:noHBand="0" w:noVBand="1"/>
      </w:tblPr>
      <w:tblGrid>
        <w:gridCol w:w="771"/>
        <w:gridCol w:w="5237"/>
        <w:gridCol w:w="3008"/>
      </w:tblGrid>
      <w:tr w:rsidR="00583138" w:rsidRPr="00994E45" w:rsidTr="00ED4745">
        <w:tc>
          <w:tcPr>
            <w:tcW w:w="771" w:type="dxa"/>
            <w:vAlign w:val="center"/>
          </w:tcPr>
          <w:p w:rsidR="00583138" w:rsidRPr="00994E45" w:rsidRDefault="00583138"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5237" w:type="dxa"/>
            <w:vAlign w:val="center"/>
          </w:tcPr>
          <w:p w:rsidR="00583138" w:rsidRPr="00994E45" w:rsidRDefault="00583138"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008" w:type="dxa"/>
            <w:vAlign w:val="center"/>
          </w:tcPr>
          <w:p w:rsidR="00583138" w:rsidRPr="00994E45" w:rsidRDefault="00583138"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583138" w:rsidRPr="00994E45" w:rsidTr="00ED4745">
        <w:trPr>
          <w:trHeight w:val="530"/>
        </w:trPr>
        <w:tc>
          <w:tcPr>
            <w:tcW w:w="771" w:type="dxa"/>
          </w:tcPr>
          <w:p w:rsidR="00583138" w:rsidRPr="007E0221" w:rsidRDefault="00583138">
            <w:pPr>
              <w:rPr>
                <w:rFonts w:asciiTheme="minorHAnsi" w:hAnsiTheme="minorHAnsi" w:cstheme="minorHAnsi"/>
                <w:b/>
                <w:sz w:val="22"/>
                <w:szCs w:val="22"/>
              </w:rPr>
            </w:pPr>
            <w:r w:rsidRPr="007E0221">
              <w:rPr>
                <w:rFonts w:asciiTheme="minorHAnsi" w:hAnsiTheme="minorHAnsi" w:cstheme="minorHAnsi"/>
                <w:b/>
                <w:sz w:val="22"/>
                <w:szCs w:val="22"/>
              </w:rPr>
              <w:t>6.</w:t>
            </w:r>
            <w:r>
              <w:rPr>
                <w:rFonts w:asciiTheme="minorHAnsi" w:hAnsiTheme="minorHAnsi" w:cstheme="minorHAnsi"/>
                <w:b/>
                <w:sz w:val="22"/>
                <w:szCs w:val="22"/>
              </w:rPr>
              <w:t>5</w:t>
            </w:r>
          </w:p>
        </w:tc>
        <w:tc>
          <w:tcPr>
            <w:tcW w:w="5237" w:type="dxa"/>
          </w:tcPr>
          <w:p w:rsidR="00583138" w:rsidRPr="007E0221" w:rsidRDefault="00583138" w:rsidP="00ED4745">
            <w:pPr>
              <w:rPr>
                <w:rFonts w:asciiTheme="minorHAnsi" w:hAnsiTheme="minorHAnsi" w:cstheme="minorHAnsi"/>
                <w:sz w:val="22"/>
                <w:szCs w:val="22"/>
              </w:rPr>
            </w:pPr>
            <w:r w:rsidRPr="007E0221">
              <w:rPr>
                <w:rFonts w:asciiTheme="minorHAnsi" w:hAnsiTheme="minorHAnsi" w:cstheme="minorHAnsi"/>
                <w:sz w:val="22"/>
                <w:szCs w:val="22"/>
              </w:rPr>
              <w:t xml:space="preserve">Send </w:t>
            </w:r>
            <w:r>
              <w:rPr>
                <w:rFonts w:asciiTheme="minorHAnsi" w:hAnsiTheme="minorHAnsi" w:cstheme="minorHAnsi"/>
                <w:sz w:val="22"/>
                <w:szCs w:val="22"/>
              </w:rPr>
              <w:t xml:space="preserve">Email to </w:t>
            </w:r>
            <w:r w:rsidRPr="0076513D">
              <w:rPr>
                <w:rFonts w:asciiTheme="minorHAnsi" w:hAnsiTheme="minorHAnsi" w:cstheme="minorHAnsi"/>
                <w:sz w:val="22"/>
                <w:szCs w:val="22"/>
              </w:rPr>
              <w:t>Technician’s Manager via C-BUS once the truck goes from Green to Red</w:t>
            </w:r>
          </w:p>
          <w:p w:rsidR="00583138" w:rsidRPr="007E0221" w:rsidRDefault="00583138" w:rsidP="00ED4745">
            <w:pPr>
              <w:rPr>
                <w:rFonts w:asciiTheme="minorHAnsi" w:hAnsiTheme="minorHAnsi" w:cstheme="minorHAnsi"/>
                <w:sz w:val="22"/>
                <w:szCs w:val="22"/>
              </w:rPr>
            </w:pPr>
          </w:p>
        </w:tc>
        <w:tc>
          <w:tcPr>
            <w:tcW w:w="3008" w:type="dxa"/>
          </w:tcPr>
          <w:p w:rsidR="00583138" w:rsidRPr="007E0221" w:rsidRDefault="00583138" w:rsidP="00ED4745">
            <w:pPr>
              <w:rPr>
                <w:rFonts w:asciiTheme="minorHAnsi" w:hAnsiTheme="minorHAnsi" w:cstheme="minorHAnsi"/>
                <w:b/>
                <w:sz w:val="22"/>
                <w:szCs w:val="22"/>
              </w:rPr>
            </w:pPr>
            <w:r>
              <w:rPr>
                <w:rFonts w:asciiTheme="minorHAnsi" w:hAnsiTheme="minorHAnsi" w:cstheme="minorHAnsi"/>
                <w:b/>
                <w:sz w:val="22"/>
                <w:szCs w:val="22"/>
              </w:rPr>
              <w:t>1712 pending Requirement</w:t>
            </w:r>
          </w:p>
        </w:tc>
      </w:tr>
    </w:tbl>
    <w:p w:rsidR="00583138" w:rsidRPr="003F1C7F" w:rsidRDefault="00583138" w:rsidP="00583138">
      <w:pPr>
        <w:ind w:left="720"/>
        <w:rPr>
          <w:rFonts w:asciiTheme="minorHAnsi" w:hAnsiTheme="minorHAnsi" w:cstheme="minorHAnsi"/>
        </w:rPr>
      </w:pPr>
    </w:p>
    <w:p w:rsidR="009609E4" w:rsidRDefault="00583138" w:rsidP="0076513D">
      <w:pPr>
        <w:pStyle w:val="ListParagraph"/>
        <w:rPr>
          <w:b/>
          <w:sz w:val="24"/>
        </w:rPr>
      </w:pPr>
      <w:r>
        <w:rPr>
          <w:b/>
          <w:sz w:val="24"/>
        </w:rPr>
        <w:t xml:space="preserve">Since it is mandatory to implement this requirement before implementing 1802, following needs to be developed. </w:t>
      </w:r>
    </w:p>
    <w:p w:rsidR="00583138" w:rsidRPr="0076513D" w:rsidRDefault="00583138" w:rsidP="0076513D">
      <w:pPr>
        <w:ind w:firstLine="720"/>
        <w:rPr>
          <w:rFonts w:asciiTheme="minorHAnsi" w:hAnsiTheme="minorHAnsi" w:cstheme="minorHAnsi"/>
          <w:sz w:val="22"/>
          <w:szCs w:val="22"/>
        </w:rPr>
      </w:pPr>
      <w:r w:rsidRPr="0076513D">
        <w:rPr>
          <w:rFonts w:asciiTheme="minorHAnsi" w:hAnsiTheme="minorHAnsi" w:cstheme="minorHAnsi"/>
          <w:sz w:val="22"/>
          <w:szCs w:val="22"/>
        </w:rPr>
        <w:t>Process flow will be as below:</w:t>
      </w:r>
    </w:p>
    <w:p w:rsidR="00583138" w:rsidRPr="0076513D" w:rsidRDefault="00583138" w:rsidP="0076513D">
      <w:pPr>
        <w:pStyle w:val="ListParagraph"/>
        <w:rPr>
          <w:b/>
        </w:rPr>
      </w:pPr>
    </w:p>
    <w:p w:rsidR="006724CF" w:rsidRPr="0076513D" w:rsidRDefault="009609E4" w:rsidP="0076513D">
      <w:pPr>
        <w:pStyle w:val="ListParagraph"/>
      </w:pPr>
      <w:r w:rsidRPr="0076513D">
        <w:rPr>
          <w:b/>
        </w:rPr>
        <w:t>TRIGGER :</w:t>
      </w:r>
      <w:r w:rsidRPr="0076513D">
        <w:t xml:space="preserve"> </w:t>
      </w:r>
      <w:r w:rsidR="006724CF" w:rsidRPr="0076513D">
        <w:t xml:space="preserve">When Truck Color changes from GREEN to RED, then Truck Analytics will notify the technician’s manager by e-mail. </w:t>
      </w:r>
    </w:p>
    <w:p w:rsidR="009609E4" w:rsidRPr="0076513D" w:rsidRDefault="006724CF" w:rsidP="0076513D">
      <w:pPr>
        <w:spacing w:after="60"/>
        <w:ind w:left="1440"/>
        <w:contextualSpacing/>
        <w:jc w:val="both"/>
        <w:rPr>
          <w:sz w:val="18"/>
        </w:rPr>
      </w:pPr>
      <w:r w:rsidRPr="0076513D">
        <w:rPr>
          <w:sz w:val="18"/>
        </w:rPr>
        <w:lastRenderedPageBreak/>
        <w:t xml:space="preserve">The condition to identify if Truck Color changes from Green to Red is </w:t>
      </w:r>
      <w:r w:rsidR="009609E4" w:rsidRPr="0076513D">
        <w:rPr>
          <w:sz w:val="18"/>
        </w:rPr>
        <w:t xml:space="preserve">when the “Cumulative IdleTime” computed for </w:t>
      </w:r>
      <w:r w:rsidRPr="0076513D">
        <w:rPr>
          <w:sz w:val="18"/>
        </w:rPr>
        <w:t xml:space="preserve">the </w:t>
      </w:r>
      <w:r w:rsidR="009609E4" w:rsidRPr="0076513D">
        <w:rPr>
          <w:sz w:val="18"/>
        </w:rPr>
        <w:t xml:space="preserve">Dispatch exceeds the Threshold value. </w:t>
      </w:r>
    </w:p>
    <w:p w:rsidR="009609E4" w:rsidRPr="0076513D" w:rsidRDefault="009609E4" w:rsidP="009609E4">
      <w:pPr>
        <w:spacing w:after="60"/>
        <w:ind w:left="1440" w:firstLine="720"/>
        <w:contextualSpacing/>
        <w:jc w:val="both"/>
        <w:rPr>
          <w:sz w:val="18"/>
        </w:rPr>
      </w:pPr>
      <w:r w:rsidRPr="0076513D">
        <w:rPr>
          <w:noProof/>
          <w:sz w:val="18"/>
        </w:rPr>
        <mc:AlternateContent>
          <mc:Choice Requires="wps">
            <w:drawing>
              <wp:anchor distT="0" distB="0" distL="114300" distR="114300" simplePos="0" relativeHeight="251687936" behindDoc="0" locked="0" layoutInCell="1" allowOverlap="1" wp14:anchorId="7B2517B8" wp14:editId="590BD851">
                <wp:simplePos x="0" y="0"/>
                <wp:positionH relativeFrom="column">
                  <wp:posOffset>1419225</wp:posOffset>
                </wp:positionH>
                <wp:positionV relativeFrom="paragraph">
                  <wp:posOffset>124460</wp:posOffset>
                </wp:positionV>
                <wp:extent cx="4133850" cy="5238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4133850" cy="523875"/>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FA5042" w:rsidRDefault="00FA5042" w:rsidP="009609E4">
                            <w:pPr>
                              <w:jc w:val="center"/>
                            </w:pPr>
                            <w:r>
                              <w:t xml:space="preserve">Cumulative </w:t>
                            </w:r>
                            <w:proofErr w:type="spellStart"/>
                            <w:r>
                              <w:t>IdleTime</w:t>
                            </w:r>
                            <w:proofErr w:type="spellEnd"/>
                            <w:r>
                              <w:t xml:space="preserve"> &gt; Cumulative </w:t>
                            </w:r>
                            <w:proofErr w:type="spellStart"/>
                            <w:r>
                              <w:t>IdleTime</w:t>
                            </w:r>
                            <w:proofErr w:type="spellEnd"/>
                            <w:r>
                              <w:t xml:space="preserve"> for Red (Threshold value)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2517B8" id="Rectangle 20" o:spid="_x0000_s1033" style="position:absolute;left:0;text-align:left;margin-left:111.75pt;margin-top:9.8pt;width:325.5pt;height:41.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" fillcolor="white [3201]" strokecolor="black [3200]" strokeweight="1pt">
                <v:textbox>
                  <w:txbxContent>
                    <w:p w:rsidR="00FA5042" w:rsidRDefault="00FA5042" w:rsidP="009609E4">
                      <w:pPr>
                        <w:jc w:val="center"/>
                      </w:pPr>
                      <w:r>
                        <w:t xml:space="preserve">Cumulative </w:t>
                      </w:r>
                      <w:proofErr w:type="spellStart"/>
                      <w:r>
                        <w:t>IdleTime</w:t>
                      </w:r>
                      <w:proofErr w:type="spellEnd"/>
                      <w:r>
                        <w:t xml:space="preserve"> &gt; Cumulative </w:t>
                      </w:r>
                      <w:proofErr w:type="spellStart"/>
                      <w:r>
                        <w:t>IdleTime</w:t>
                      </w:r>
                      <w:proofErr w:type="spellEnd"/>
                      <w:r>
                        <w:t xml:space="preserve"> for Red (Threshold value) </w:t>
                      </w:r>
                    </w:p>
                  </w:txbxContent>
                </v:textbox>
              </v:rect>
            </w:pict>
          </mc:Fallback>
        </mc:AlternateContent>
      </w:r>
    </w:p>
    <w:p w:rsidR="006724CF" w:rsidRPr="0076513D" w:rsidRDefault="006724CF" w:rsidP="006724CF">
      <w:pPr>
        <w:pStyle w:val="ListParagraph"/>
      </w:pPr>
    </w:p>
    <w:p w:rsidR="006724CF" w:rsidRPr="0076513D" w:rsidRDefault="006724CF" w:rsidP="006724CF">
      <w:pPr>
        <w:pStyle w:val="ListParagraph"/>
      </w:pPr>
    </w:p>
    <w:p w:rsidR="006724CF" w:rsidRPr="0076513D" w:rsidRDefault="006724CF" w:rsidP="006724CF">
      <w:pPr>
        <w:pStyle w:val="ListParagraph"/>
      </w:pPr>
      <w:r w:rsidRPr="0076513D">
        <w:t>ACTION:</w:t>
      </w:r>
    </w:p>
    <w:p w:rsidR="006724CF" w:rsidRDefault="009D50C6" w:rsidP="0076513D">
      <w:pPr>
        <w:pStyle w:val="ListParagraph"/>
        <w:numPr>
          <w:ilvl w:val="0"/>
          <w:numId w:val="26"/>
        </w:numPr>
      </w:pPr>
      <w:r w:rsidRPr="0076513D">
        <w:t>Truck Analytics will publish the following information in Notification_Email Topic:</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"event":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"recipientData":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Default="003325DD" w:rsidP="004F2A12">
      <w:pPr>
        <w:ind w:left="720"/>
        <w:rPr>
          <w:rFonts w:ascii="Courier New" w:hAnsi="Courier New" w:cs="Courier New"/>
          <w:sz w:val="18"/>
        </w:rPr>
      </w:pPr>
      <w:r w:rsidRPr="004F2A12">
        <w:rPr>
          <w:rFonts w:ascii="Courier New" w:hAnsi="Courier New" w:cs="Courier New"/>
          <w:sz w:val="18"/>
        </w:rPr>
        <w:t xml:space="preserve">            "header": </w:t>
      </w:r>
    </w:p>
    <w:p w:rsidR="003325DD" w:rsidRPr="004F2A12" w:rsidRDefault="003325DD" w:rsidP="004F2A12">
      <w:pPr>
        <w:ind w:left="1440" w:firstLine="720"/>
        <w:rPr>
          <w:rFonts w:ascii="Courier New" w:hAnsi="Courier New" w:cs="Courier New"/>
          <w:sz w:val="18"/>
        </w:rPr>
      </w:pPr>
      <w:r w:rsidRPr="004F2A12">
        <w:rPr>
          <w:rFonts w:ascii="Courier New" w:hAnsi="Courier New" w:cs="Courier New"/>
          <w:sz w:val="18"/>
        </w:rPr>
        <w:t>{</w:t>
      </w:r>
    </w:p>
    <w:p w:rsidR="003325DD" w:rsidRPr="004F2A12" w:rsidRDefault="003325DD" w:rsidP="004F2A12">
      <w:pPr>
        <w:rPr>
          <w:rFonts w:ascii="Courier New" w:hAnsi="Courier New" w:cs="Courier New"/>
          <w:sz w:val="18"/>
        </w:rPr>
      </w:pPr>
      <w:r w:rsidRPr="004F2A12">
        <w:rPr>
          <w:rFonts w:ascii="Courier New" w:hAnsi="Courier New" w:cs="Courier New"/>
          <w:sz w:val="18"/>
        </w:rPr>
        <w:t>                       "source": "Kepler",</w:t>
      </w:r>
    </w:p>
    <w:p w:rsidR="003325DD" w:rsidRPr="004F2A12" w:rsidRDefault="003325DD" w:rsidP="004F2A12">
      <w:pPr>
        <w:rPr>
          <w:rFonts w:ascii="Courier New" w:hAnsi="Courier New" w:cs="Courier New"/>
          <w:sz w:val="18"/>
        </w:rPr>
      </w:pPr>
      <w:r w:rsidRPr="004F2A12">
        <w:rPr>
          <w:rFonts w:ascii="Courier New" w:hAnsi="Courier New" w:cs="Courier New"/>
          <w:sz w:val="18"/>
        </w:rPr>
        <w:t xml:space="preserve">                       "scenarioName": "FirstNet Backend-Truck Green to Red",  </w:t>
      </w:r>
    </w:p>
    <w:p w:rsidR="003325DD" w:rsidRPr="004F2A12" w:rsidRDefault="003325DD" w:rsidP="004F2A12">
      <w:pPr>
        <w:rPr>
          <w:rFonts w:ascii="Courier New" w:hAnsi="Courier New" w:cs="Courier New"/>
          <w:sz w:val="18"/>
        </w:rPr>
      </w:pPr>
      <w:r w:rsidRPr="004F2A12">
        <w:rPr>
          <w:rFonts w:ascii="Courier New" w:hAnsi="Courier New" w:cs="Courier New"/>
          <w:sz w:val="18"/>
        </w:rPr>
        <w:t>                       "transactionId": "12345"</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r>
        <w:rPr>
          <w:rFonts w:ascii="Courier New" w:hAnsi="Courier New" w:cs="Courier New"/>
          <w:sz w:val="18"/>
        </w:rPr>
        <w:tab/>
        <w:t xml:space="preserve">   </w:t>
      </w:r>
      <w:r w:rsidRPr="004F2A12">
        <w:rPr>
          <w:rFonts w:ascii="Courier New" w:hAnsi="Courier New" w:cs="Courier New"/>
          <w:sz w:val="18"/>
        </w:rPr>
        <w:t xml:space="preserve">"notificationOption":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"moc": "email"</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Pr>
          <w:rFonts w:ascii="Courier New" w:hAnsi="Courier New" w:cs="Courier New"/>
          <w:sz w:val="18"/>
        </w:rPr>
        <w:t xml:space="preserve">   </w:t>
      </w:r>
      <w:r w:rsidRPr="004F2A12">
        <w:rPr>
          <w:rFonts w:ascii="Courier New" w:hAnsi="Courier New" w:cs="Courier New"/>
          <w:sz w:val="18"/>
        </w:rPr>
        <w:t xml:space="preserve">             "emailData":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"subject": "Technician moved to Red",</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r w:rsidRPr="004F2A12">
        <w:rPr>
          <w:rFonts w:ascii="Courier New" w:hAnsi="Courier New" w:cs="Courier New"/>
          <w:sz w:val="18"/>
        </w:rPr>
        <w:tab/>
      </w:r>
      <w:r w:rsidRPr="004F2A12">
        <w:rPr>
          <w:rFonts w:ascii="Courier New" w:hAnsi="Courier New" w:cs="Courier New"/>
          <w:sz w:val="18"/>
        </w:rPr>
        <w:tab/>
      </w:r>
      <w:r>
        <w:rPr>
          <w:rFonts w:ascii="Courier New" w:hAnsi="Courier New" w:cs="Courier New"/>
          <w:sz w:val="18"/>
        </w:rPr>
        <w:t xml:space="preserve">      </w:t>
      </w:r>
      <w:r w:rsidRPr="004F2A12">
        <w:rPr>
          <w:rFonts w:ascii="Courier New" w:hAnsi="Courier New" w:cs="Courier New"/>
          <w:sz w:val="18"/>
        </w:rPr>
        <w:t xml:space="preserve">"message": "Truck ID: </w:t>
      </w:r>
      <w:r w:rsidRPr="004F2A12">
        <w:rPr>
          <w:rFonts w:ascii="Courier New" w:hAnsi="Courier New" w:cs="Courier New"/>
          <w:i/>
          <w:iCs/>
          <w:color w:val="C0504D" w:themeColor="accent2"/>
          <w:sz w:val="18"/>
        </w:rPr>
        <w:t>Value</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Tech ID: </w:t>
      </w:r>
      <w:r w:rsidRPr="004F2A12">
        <w:rPr>
          <w:rFonts w:ascii="Courier New" w:hAnsi="Courier New" w:cs="Courier New"/>
          <w:i/>
          <w:iCs/>
          <w:color w:val="C0504D" w:themeColor="accent2"/>
          <w:sz w:val="18"/>
        </w:rPr>
        <w:t>Value</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Current lat : </w:t>
      </w:r>
      <w:r w:rsidRPr="004F2A12">
        <w:rPr>
          <w:rFonts w:ascii="Courier New" w:hAnsi="Courier New" w:cs="Courier New"/>
          <w:i/>
          <w:iCs/>
          <w:color w:val="C0504D" w:themeColor="accent2"/>
          <w:sz w:val="18"/>
        </w:rPr>
        <w:t>Value</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Current long: </w:t>
      </w:r>
      <w:r w:rsidRPr="004F2A12">
        <w:rPr>
          <w:rFonts w:ascii="Courier New" w:hAnsi="Courier New" w:cs="Courier New"/>
          <w:i/>
          <w:iCs/>
          <w:color w:val="C0504D" w:themeColor="accent2"/>
          <w:sz w:val="18"/>
        </w:rPr>
        <w:t>Value</w:t>
      </w:r>
      <w:r w:rsidRPr="004F2A12">
        <w:rPr>
          <w:rFonts w:ascii="Courier New" w:hAnsi="Courier New" w:cs="Courier New"/>
          <w:sz w:val="18"/>
        </w:rPr>
        <w:t xml:space="preserve">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Cumulative Idle Time: </w:t>
      </w:r>
      <w:r w:rsidRPr="004F2A12">
        <w:rPr>
          <w:rFonts w:ascii="Courier New" w:hAnsi="Courier New" w:cs="Courier New"/>
          <w:i/>
          <w:iCs/>
          <w:color w:val="C0504D" w:themeColor="accent2"/>
          <w:sz w:val="18"/>
        </w:rPr>
        <w:t>Value</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Current Status:  Red</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For more details please login to RTTA” ,</w:t>
      </w:r>
    </w:p>
    <w:p w:rsidR="003325DD" w:rsidRPr="004F2A12" w:rsidRDefault="003325DD" w:rsidP="004F2A12">
      <w:pPr>
        <w:ind w:left="720"/>
        <w:rPr>
          <w:rFonts w:ascii="Courier New" w:hAnsi="Courier New" w:cs="Courier New"/>
          <w:sz w:val="18"/>
        </w:rPr>
      </w:pP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"address":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"to":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"name": "Ajay Apat",</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"address": "</w:t>
      </w:r>
      <w:hyperlink r:id="rId15" w:history="1">
        <w:r w:rsidRPr="004F2A12">
          <w:rPr>
            <w:rStyle w:val="Hyperlink"/>
            <w:rFonts w:ascii="Courier New" w:hAnsi="Courier New" w:cs="Courier New"/>
            <w:sz w:val="18"/>
          </w:rPr>
          <w:t>aa2166@att.com</w:t>
        </w:r>
      </w:hyperlink>
      <w:r w:rsidRPr="004F2A12">
        <w:rPr>
          <w:rFonts w:ascii="Courier New" w:hAnsi="Courier New" w:cs="Courier New"/>
          <w:sz w:val="18"/>
        </w:rPr>
        <w:t>"</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p>
    <w:p w:rsidR="003325DD" w:rsidRPr="004F2A12" w:rsidRDefault="003325DD" w:rsidP="004F2A12">
      <w:pPr>
        <w:ind w:left="2160"/>
        <w:rPr>
          <w:rFonts w:ascii="Courier New" w:hAnsi="Courier New" w:cs="Courier New"/>
          <w:sz w:val="18"/>
        </w:rPr>
      </w:pPr>
      <w:r w:rsidRPr="004F2A12">
        <w:rPr>
          <w:rFonts w:ascii="Courier New" w:hAnsi="Courier New" w:cs="Courier New"/>
          <w:sz w:val="18"/>
        </w:rPr>
        <w:t>            "from": {</w:t>
      </w:r>
    </w:p>
    <w:p w:rsidR="003325DD" w:rsidRPr="004F2A12" w:rsidRDefault="003325DD" w:rsidP="004F2A12">
      <w:pPr>
        <w:rPr>
          <w:rFonts w:ascii="Courier New" w:hAnsi="Courier New" w:cs="Courier New"/>
          <w:sz w:val="18"/>
        </w:rPr>
      </w:pPr>
      <w:r w:rsidRPr="004F2A12">
        <w:rPr>
          <w:rFonts w:ascii="Courier New" w:hAnsi="Courier New" w:cs="Courier New"/>
          <w:sz w:val="18"/>
        </w:rPr>
        <w:t>                                       "name": "AT&amp;T Enterprise Notification",</w:t>
      </w:r>
    </w:p>
    <w:p w:rsidR="003325DD" w:rsidRPr="004F2A12" w:rsidRDefault="003325DD" w:rsidP="004F2A12">
      <w:pPr>
        <w:rPr>
          <w:rFonts w:ascii="Courier New" w:hAnsi="Courier New" w:cs="Courier New"/>
          <w:sz w:val="18"/>
        </w:rPr>
      </w:pPr>
      <w:r w:rsidRPr="004F2A12">
        <w:rPr>
          <w:rFonts w:ascii="Courier New" w:hAnsi="Courier New" w:cs="Courier New"/>
          <w:sz w:val="18"/>
        </w:rPr>
        <w:t>                                        "address": "</w:t>
      </w:r>
      <w:hyperlink r:id="rId16" w:history="1">
        <w:r w:rsidRPr="004F2A12">
          <w:rPr>
            <w:rStyle w:val="Hyperlink"/>
            <w:rFonts w:ascii="Courier New" w:hAnsi="Courier New" w:cs="Courier New"/>
            <w:sz w:val="18"/>
          </w:rPr>
          <w:t>aa2166@att.com</w:t>
        </w:r>
      </w:hyperlink>
      <w:r w:rsidRPr="004F2A12">
        <w:rPr>
          <w:rFonts w:ascii="Courier New" w:hAnsi="Courier New" w:cs="Courier New"/>
          <w:sz w:val="18"/>
        </w:rPr>
        <w:t>"</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 </w:t>
      </w: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w:t>
      </w:r>
    </w:p>
    <w:p w:rsidR="003325DD" w:rsidRPr="004F2A12" w:rsidRDefault="003325DD" w:rsidP="004F2A12">
      <w:pPr>
        <w:ind w:left="720"/>
        <w:rPr>
          <w:rFonts w:ascii="Courier New" w:hAnsi="Courier New" w:cs="Courier New"/>
          <w:sz w:val="18"/>
        </w:rPr>
      </w:pPr>
    </w:p>
    <w:p w:rsidR="003325DD" w:rsidRDefault="003325DD" w:rsidP="004F2A12">
      <w:pPr>
        <w:ind w:left="720" w:firstLine="720"/>
        <w:rPr>
          <w:rFonts w:ascii="Courier New" w:hAnsi="Courier New" w:cs="Courier New"/>
          <w:sz w:val="18"/>
        </w:rPr>
      </w:pPr>
      <w:r w:rsidRPr="004F2A12">
        <w:rPr>
          <w:rFonts w:ascii="Courier New" w:hAnsi="Courier New" w:cs="Courier New"/>
          <w:sz w:val="18"/>
        </w:rPr>
        <w:t>"attribData":</w:t>
      </w:r>
    </w:p>
    <w:p w:rsidR="003325DD" w:rsidRDefault="003325DD" w:rsidP="004F2A12">
      <w:pPr>
        <w:ind w:left="720"/>
        <w:rPr>
          <w:rFonts w:ascii="Courier New" w:hAnsi="Courier New" w:cs="Courier New"/>
          <w:sz w:val="18"/>
        </w:rPr>
      </w:pPr>
      <w:r>
        <w:rPr>
          <w:rFonts w:ascii="Courier New" w:hAnsi="Courier New" w:cs="Courier New"/>
          <w:sz w:val="18"/>
        </w:rPr>
        <w:t xml:space="preserve">         </w:t>
      </w:r>
      <w:r w:rsidRPr="004F2A12">
        <w:rPr>
          <w:rFonts w:ascii="Courier New" w:hAnsi="Courier New" w:cs="Courier New"/>
          <w:sz w:val="18"/>
        </w:rPr>
        <w:t xml:space="preserve">[     </w:t>
      </w:r>
    </w:p>
    <w:p w:rsidR="003325DD" w:rsidRPr="004F2A12" w:rsidRDefault="003325DD" w:rsidP="004F2A12">
      <w:pPr>
        <w:ind w:left="1440"/>
        <w:rPr>
          <w:rFonts w:ascii="Courier New" w:hAnsi="Courier New" w:cs="Courier New"/>
          <w:sz w:val="18"/>
        </w:rPr>
      </w:pPr>
      <w:r>
        <w:rPr>
          <w:rFonts w:ascii="Courier New" w:hAnsi="Courier New" w:cs="Courier New"/>
          <w:sz w:val="18"/>
        </w:rPr>
        <w:t xml:space="preserve">      </w:t>
      </w:r>
    </w:p>
    <w:p w:rsidR="003325DD" w:rsidRDefault="003325DD" w:rsidP="004F2A12">
      <w:pPr>
        <w:rPr>
          <w:rFonts w:ascii="Courier New" w:hAnsi="Courier New" w:cs="Courier New"/>
          <w:sz w:val="18"/>
        </w:rPr>
      </w:pPr>
      <w:r w:rsidRPr="004F2A12">
        <w:rPr>
          <w:rFonts w:ascii="Courier New" w:hAnsi="Courier New" w:cs="Courier New"/>
          <w:sz w:val="18"/>
        </w:rPr>
        <w:t>                  </w:t>
      </w:r>
      <w:r>
        <w:rPr>
          <w:rFonts w:ascii="Courier New" w:hAnsi="Courier New" w:cs="Courier New"/>
          <w:sz w:val="18"/>
        </w:rPr>
        <w:t xml:space="preserve"> </w:t>
      </w:r>
      <w:r w:rsidR="005F5125">
        <w:rPr>
          <w:rFonts w:ascii="Courier New" w:hAnsi="Courier New" w:cs="Courier New"/>
          <w:sz w:val="18"/>
        </w:rPr>
        <w:tab/>
      </w:r>
      <w:r w:rsidRPr="004F2A12">
        <w:rPr>
          <w:rFonts w:ascii="Courier New" w:hAnsi="Courier New" w:cs="Courier New"/>
          <w:sz w:val="18"/>
        </w:rPr>
        <w:t>{"name":"techID","value": “rt34637”},</w:t>
      </w:r>
    </w:p>
    <w:p w:rsidR="005F5125" w:rsidRPr="004F2A12" w:rsidRDefault="005F5125" w:rsidP="00F75E3A">
      <w:pPr>
        <w:ind w:left="1440" w:firstLine="720"/>
        <w:rPr>
          <w:rFonts w:ascii="Courier New" w:hAnsi="Courier New" w:cs="Courier New"/>
          <w:sz w:val="18"/>
        </w:rPr>
      </w:pPr>
      <w:r w:rsidRPr="004F2A12">
        <w:rPr>
          <w:rFonts w:ascii="Courier New" w:hAnsi="Courier New" w:cs="Courier New"/>
          <w:sz w:val="18"/>
        </w:rPr>
        <w:lastRenderedPageBreak/>
        <w:t>{"name":"</w:t>
      </w:r>
      <w:r w:rsidRPr="00F75E3A">
        <w:rPr>
          <w:rFonts w:ascii="Courier New" w:hAnsi="Courier New" w:cs="Courier New"/>
          <w:sz w:val="18"/>
        </w:rPr>
        <w:t xml:space="preserve"> techType</w:t>
      </w:r>
      <w:r w:rsidRPr="004F2A12">
        <w:rPr>
          <w:rFonts w:ascii="Courier New" w:hAnsi="Courier New" w:cs="Courier New"/>
          <w:sz w:val="18"/>
        </w:rPr>
        <w:t>","value":"</w:t>
      </w:r>
      <w:r w:rsidRPr="00F75E3A">
        <w:rPr>
          <w:rFonts w:ascii="Courier New" w:hAnsi="Courier New" w:cs="Courier New"/>
          <w:sz w:val="18"/>
        </w:rPr>
        <w:t>Core</w:t>
      </w:r>
      <w:r w:rsidRPr="004F2A12">
        <w:rPr>
          <w:rFonts w:ascii="Courier New" w:hAnsi="Courier New" w:cs="Courier New"/>
          <w:sz w:val="18"/>
        </w:rPr>
        <w:t>"},</w:t>
      </w:r>
    </w:p>
    <w:p w:rsidR="003325DD" w:rsidRDefault="003325DD" w:rsidP="004F2A12">
      <w:pPr>
        <w:rPr>
          <w:rFonts w:ascii="Courier New" w:hAnsi="Courier New" w:cs="Courier New"/>
          <w:sz w:val="18"/>
        </w:rPr>
      </w:pPr>
      <w:r w:rsidRPr="004F2A12">
        <w:rPr>
          <w:rFonts w:ascii="Courier New" w:hAnsi="Courier New" w:cs="Courier New"/>
          <w:sz w:val="18"/>
        </w:rPr>
        <w:t>                   </w:t>
      </w:r>
      <w:r w:rsidR="005F5125">
        <w:rPr>
          <w:rFonts w:ascii="Courier New" w:hAnsi="Courier New" w:cs="Courier New"/>
          <w:sz w:val="18"/>
        </w:rPr>
        <w:tab/>
      </w:r>
      <w:r w:rsidRPr="004F2A12">
        <w:rPr>
          <w:rFonts w:ascii="Courier New" w:hAnsi="Courier New" w:cs="Courier New"/>
          <w:sz w:val="18"/>
        </w:rPr>
        <w:t>{"name":"truckID","value": “485783”},</w:t>
      </w:r>
    </w:p>
    <w:p w:rsidR="005F5125" w:rsidRDefault="005F5125">
      <w:pPr>
        <w:ind w:left="2160"/>
        <w:rPr>
          <w:rFonts w:ascii="Courier New" w:hAnsi="Courier New" w:cs="Courier New"/>
          <w:sz w:val="18"/>
        </w:rPr>
      </w:pPr>
      <w:r w:rsidRPr="004F2A12">
        <w:rPr>
          <w:rFonts w:ascii="Courier New" w:hAnsi="Courier New" w:cs="Courier New"/>
          <w:sz w:val="18"/>
        </w:rPr>
        <w:t>{"name":"</w:t>
      </w:r>
      <w:r w:rsidRPr="00F75E3A">
        <w:rPr>
          <w:rFonts w:ascii="Courier New" w:hAnsi="Courier New" w:cs="Courier New"/>
          <w:sz w:val="18"/>
        </w:rPr>
        <w:t>truckCol</w:t>
      </w:r>
      <w:r w:rsidRPr="004F2A12">
        <w:rPr>
          <w:rFonts w:ascii="Courier New" w:hAnsi="Courier New" w:cs="Courier New"/>
          <w:sz w:val="18"/>
        </w:rPr>
        <w:t>","value":"</w:t>
      </w:r>
      <w:r w:rsidRPr="00F75E3A">
        <w:rPr>
          <w:rFonts w:ascii="Courier New" w:hAnsi="Courier New" w:cs="Courier New"/>
          <w:sz w:val="18"/>
        </w:rPr>
        <w:t>Green</w:t>
      </w:r>
      <w:r w:rsidRPr="004F2A12">
        <w:rPr>
          <w:rFonts w:ascii="Courier New" w:hAnsi="Courier New" w:cs="Courier New"/>
          <w:sz w:val="18"/>
        </w:rPr>
        <w:t>"},</w:t>
      </w:r>
    </w:p>
    <w:p w:rsidR="005F5125" w:rsidRPr="004F2A12" w:rsidRDefault="005F5125" w:rsidP="00F75E3A">
      <w:pPr>
        <w:ind w:left="2160"/>
        <w:rPr>
          <w:rFonts w:ascii="Courier New" w:hAnsi="Courier New" w:cs="Courier New"/>
          <w:sz w:val="18"/>
        </w:rPr>
      </w:pPr>
      <w:r w:rsidRPr="004F2A12">
        <w:rPr>
          <w:rFonts w:ascii="Courier New" w:hAnsi="Courier New" w:cs="Courier New"/>
          <w:sz w:val="18"/>
        </w:rPr>
        <w:t>{"name":"WRID","value": “23820934”},</w:t>
      </w:r>
    </w:p>
    <w:p w:rsidR="005F5125" w:rsidRDefault="005F5125">
      <w:pPr>
        <w:ind w:left="2160"/>
        <w:rPr>
          <w:rFonts w:ascii="Courier New" w:hAnsi="Courier New" w:cs="Courier New"/>
          <w:sz w:val="18"/>
        </w:rPr>
      </w:pPr>
      <w:r>
        <w:rPr>
          <w:rFonts w:ascii="Courier New" w:hAnsi="Courier New" w:cs="Courier New"/>
          <w:sz w:val="18"/>
        </w:rPr>
        <w:t>{"name":</w:t>
      </w:r>
      <w:r w:rsidRPr="00F75E3A">
        <w:rPr>
          <w:rFonts w:ascii="Courier New" w:hAnsi="Courier New" w:cs="Courier New"/>
          <w:sz w:val="18"/>
        </w:rPr>
        <w:t xml:space="preserve">"workType", </w:t>
      </w:r>
      <w:r w:rsidRPr="004F2A12">
        <w:rPr>
          <w:rFonts w:ascii="Courier New" w:hAnsi="Courier New" w:cs="Courier New"/>
          <w:sz w:val="18"/>
        </w:rPr>
        <w:t>"value":"</w:t>
      </w:r>
      <w:r>
        <w:rPr>
          <w:rFonts w:ascii="Courier New" w:hAnsi="Courier New" w:cs="Courier New"/>
          <w:sz w:val="18"/>
        </w:rPr>
        <w:t>CT</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wrStat</w:t>
      </w:r>
      <w:r w:rsidRPr="004F2A12">
        <w:rPr>
          <w:rFonts w:ascii="Courier New" w:hAnsi="Courier New" w:cs="Courier New"/>
          <w:sz w:val="18"/>
        </w:rPr>
        <w:t>","value":"</w:t>
      </w:r>
      <w:r>
        <w:rPr>
          <w:rFonts w:ascii="Courier New" w:hAnsi="Courier New" w:cs="Courier New"/>
          <w:sz w:val="18"/>
        </w:rPr>
        <w:t>Dispatch</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jobType</w:t>
      </w:r>
      <w:r w:rsidRPr="004F2A12">
        <w:rPr>
          <w:rFonts w:ascii="Courier New" w:hAnsi="Courier New" w:cs="Courier New"/>
          <w:sz w:val="18"/>
        </w:rPr>
        <w:t>","value":"</w:t>
      </w:r>
      <w:r>
        <w:rPr>
          <w:rFonts w:ascii="Courier New" w:hAnsi="Courier New" w:cs="Courier New"/>
          <w:sz w:val="18"/>
        </w:rPr>
        <w:t>PADSL</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wrLat</w:t>
      </w:r>
      <w:r w:rsidRPr="004F2A12">
        <w:rPr>
          <w:rFonts w:ascii="Courier New" w:hAnsi="Courier New" w:cs="Courier New"/>
          <w:sz w:val="18"/>
        </w:rPr>
        <w:t>","value":"</w:t>
      </w:r>
      <w:r w:rsidRPr="00F75E3A">
        <w:rPr>
          <w:rFonts w:ascii="Courier New" w:hAnsi="Courier New" w:cs="Courier New"/>
          <w:sz w:val="18"/>
        </w:rPr>
        <w:t>33.3734077735786</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wrLong</w:t>
      </w:r>
      <w:r w:rsidRPr="004F2A12">
        <w:rPr>
          <w:rFonts w:ascii="Courier New" w:hAnsi="Courier New" w:cs="Courier New"/>
          <w:sz w:val="18"/>
        </w:rPr>
        <w:t>","value":</w:t>
      </w:r>
      <w:r w:rsidRPr="00F75E3A">
        <w:rPr>
          <w:rFonts w:ascii="Courier New" w:hAnsi="Courier New" w:cs="Courier New"/>
          <w:sz w:val="18"/>
        </w:rPr>
        <w:t>"-117.23947970506</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lat</w:t>
      </w:r>
      <w:r w:rsidRPr="004F2A12">
        <w:rPr>
          <w:rFonts w:ascii="Courier New" w:hAnsi="Courier New" w:cs="Courier New"/>
          <w:sz w:val="18"/>
        </w:rPr>
        <w:t>","value":"</w:t>
      </w:r>
      <w:r w:rsidRPr="00F75E3A">
        <w:rPr>
          <w:rFonts w:ascii="Courier New" w:hAnsi="Courier New" w:cs="Courier New"/>
          <w:sz w:val="18"/>
        </w:rPr>
        <w:t>26.426922</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long</w:t>
      </w:r>
      <w:r w:rsidRPr="004F2A12">
        <w:rPr>
          <w:rFonts w:ascii="Courier New" w:hAnsi="Courier New" w:cs="Courier New"/>
          <w:sz w:val="18"/>
        </w:rPr>
        <w:t>","value":"</w:t>
      </w:r>
      <w:r w:rsidRPr="00F75E3A">
        <w:rPr>
          <w:rFonts w:ascii="Courier New" w:hAnsi="Courier New" w:cs="Courier New"/>
          <w:sz w:val="18"/>
        </w:rPr>
        <w:t>"-80.065867</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rec</w:t>
      </w:r>
      <w:r w:rsidRPr="004F2A12">
        <w:rPr>
          <w:rFonts w:ascii="Courier New" w:hAnsi="Courier New" w:cs="Courier New"/>
          <w:sz w:val="18"/>
        </w:rPr>
        <w:t xml:space="preserve">Time","value":"MM-DD-YYYY hh:mm:ss"},  </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speed</w:t>
      </w:r>
      <w:r w:rsidRPr="004F2A12">
        <w:rPr>
          <w:rFonts w:ascii="Courier New" w:hAnsi="Courier New" w:cs="Courier New"/>
          <w:sz w:val="18"/>
        </w:rPr>
        <w:t>","value":"</w:t>
      </w:r>
      <w:r>
        <w:rPr>
          <w:rFonts w:ascii="Courier New" w:hAnsi="Courier New" w:cs="Courier New"/>
          <w:sz w:val="18"/>
        </w:rPr>
        <w:t>10</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idleTime</w:t>
      </w:r>
      <w:r w:rsidRPr="004F2A12">
        <w:rPr>
          <w:rFonts w:ascii="Courier New" w:hAnsi="Courier New" w:cs="Courier New"/>
          <w:sz w:val="18"/>
        </w:rPr>
        <w:t>","value":"</w:t>
      </w:r>
      <w:r>
        <w:rPr>
          <w:rFonts w:ascii="Courier New" w:hAnsi="Courier New" w:cs="Courier New"/>
          <w:sz w:val="18"/>
        </w:rPr>
        <w:t>30</w:t>
      </w:r>
      <w:r w:rsidRPr="004F2A12">
        <w:rPr>
          <w:rFonts w:ascii="Courier New" w:hAnsi="Courier New" w:cs="Courier New"/>
          <w:sz w:val="18"/>
        </w:rPr>
        <w:t>"},</w:t>
      </w:r>
    </w:p>
    <w:p w:rsidR="005F5125" w:rsidRDefault="005F5125">
      <w:pPr>
        <w:ind w:left="2160"/>
        <w:rPr>
          <w:rFonts w:ascii="Courier New" w:hAnsi="Courier New" w:cs="Courier New"/>
          <w:sz w:val="18"/>
        </w:rPr>
      </w:pPr>
      <w:r w:rsidRPr="004F2A12">
        <w:rPr>
          <w:rFonts w:ascii="Courier New" w:hAnsi="Courier New" w:cs="Courier New"/>
          <w:sz w:val="18"/>
        </w:rPr>
        <w:t>{"name":"</w:t>
      </w:r>
      <w:r w:rsidRPr="00F75E3A">
        <w:rPr>
          <w:rFonts w:ascii="Courier New" w:hAnsi="Courier New" w:cs="Courier New"/>
          <w:sz w:val="18"/>
        </w:rPr>
        <w:t>totIdleTime</w:t>
      </w:r>
      <w:r w:rsidRPr="004F2A12">
        <w:rPr>
          <w:rFonts w:ascii="Courier New" w:hAnsi="Courier New" w:cs="Courier New"/>
          <w:sz w:val="18"/>
        </w:rPr>
        <w:t>","value":"</w:t>
      </w:r>
      <w:r>
        <w:rPr>
          <w:rFonts w:ascii="Courier New" w:hAnsi="Courier New" w:cs="Courier New"/>
          <w:sz w:val="18"/>
        </w:rPr>
        <w:t>40</w:t>
      </w:r>
      <w:r w:rsidRPr="004F2A12">
        <w:rPr>
          <w:rFonts w:ascii="Courier New" w:hAnsi="Courier New" w:cs="Courier New"/>
          <w:sz w:val="18"/>
        </w:rPr>
        <w:t>"},</w:t>
      </w:r>
    </w:p>
    <w:p w:rsidR="005F5125" w:rsidRPr="00F75E3A" w:rsidRDefault="005F5125">
      <w:pPr>
        <w:ind w:left="2160"/>
        <w:rPr>
          <w:rFonts w:ascii="Courier New" w:hAnsi="Courier New" w:cs="Courier New"/>
          <w:sz w:val="18"/>
        </w:rPr>
      </w:pPr>
      <w:r w:rsidRPr="004F2A12">
        <w:rPr>
          <w:rFonts w:ascii="Courier New" w:hAnsi="Courier New" w:cs="Courier New"/>
          <w:sz w:val="18"/>
        </w:rPr>
        <w:t>{"name":"</w:t>
      </w:r>
      <w:r>
        <w:rPr>
          <w:rFonts w:ascii="Courier New" w:hAnsi="Courier New" w:cs="Courier New"/>
          <w:sz w:val="18"/>
        </w:rPr>
        <w:t>dist</w:t>
      </w:r>
      <w:r w:rsidRPr="004F2A12">
        <w:rPr>
          <w:rFonts w:ascii="Courier New" w:hAnsi="Courier New" w:cs="Courier New"/>
          <w:sz w:val="18"/>
        </w:rPr>
        <w:t>","value":"</w:t>
      </w:r>
      <w:r>
        <w:rPr>
          <w:rFonts w:ascii="Courier New" w:hAnsi="Courier New" w:cs="Courier New"/>
          <w:sz w:val="18"/>
        </w:rPr>
        <w:t>25</w:t>
      </w:r>
      <w:r w:rsidRPr="004F2A12">
        <w:rPr>
          <w:rFonts w:ascii="Courier New" w:hAnsi="Courier New" w:cs="Courier New"/>
          <w:sz w:val="18"/>
        </w:rPr>
        <w:t>"},</w:t>
      </w:r>
      <w:r w:rsidR="003325DD" w:rsidRPr="004F2A12">
        <w:rPr>
          <w:rFonts w:ascii="Courier New" w:hAnsi="Courier New" w:cs="Courier New"/>
          <w:sz w:val="18"/>
        </w:rPr>
        <w:t>                </w:t>
      </w:r>
    </w:p>
    <w:p w:rsidR="003B277E" w:rsidRPr="004F2A12" w:rsidRDefault="005F5125">
      <w:pPr>
        <w:rPr>
          <w:rFonts w:ascii="Courier New" w:hAnsi="Courier New" w:cs="Courier New"/>
          <w:sz w:val="18"/>
        </w:rPr>
      </w:pPr>
      <w:r>
        <w:rPr>
          <w:rFonts w:ascii="Courier New" w:hAnsi="Courier New" w:cs="Courier New"/>
          <w:sz w:val="18"/>
        </w:rPr>
        <w:tab/>
      </w:r>
      <w:r>
        <w:rPr>
          <w:rFonts w:ascii="Courier New" w:hAnsi="Courier New" w:cs="Courier New"/>
          <w:sz w:val="18"/>
        </w:rPr>
        <w:tab/>
      </w:r>
      <w:r>
        <w:rPr>
          <w:rFonts w:ascii="Courier New" w:hAnsi="Courier New" w:cs="Courier New"/>
          <w:sz w:val="18"/>
        </w:rPr>
        <w:tab/>
      </w:r>
      <w:r w:rsidR="003B277E" w:rsidRPr="004F2A12">
        <w:rPr>
          <w:rFonts w:ascii="Courier New" w:hAnsi="Courier New" w:cs="Courier New"/>
          <w:sz w:val="18"/>
        </w:rPr>
        <w:t>{"name":"notificationType","value":"INTERNAL"},</w:t>
      </w:r>
    </w:p>
    <w:p w:rsidR="003B277E" w:rsidRDefault="003B277E" w:rsidP="00F75E3A">
      <w:pPr>
        <w:ind w:left="2160"/>
        <w:rPr>
          <w:rFonts w:ascii="Courier New" w:hAnsi="Courier New" w:cs="Courier New"/>
          <w:sz w:val="18"/>
        </w:rPr>
      </w:pPr>
      <w:r w:rsidRPr="004F2A12">
        <w:rPr>
          <w:rFonts w:ascii="Courier New" w:hAnsi="Courier New" w:cs="Courier New"/>
          <w:sz w:val="18"/>
        </w:rPr>
        <w:t>{"name":"notificationMsg","value":"Truck Green to Red,</w:t>
      </w:r>
      <w:r>
        <w:rPr>
          <w:rFonts w:ascii="Courier New" w:hAnsi="Courier New" w:cs="Courier New"/>
          <w:sz w:val="18"/>
        </w:rPr>
        <w:t xml:space="preserve"> </w:t>
      </w:r>
      <w:r w:rsidRPr="004F2A12">
        <w:rPr>
          <w:rFonts w:ascii="Courier New" w:hAnsi="Courier New" w:cs="Courier New"/>
          <w:sz w:val="18"/>
        </w:rPr>
        <w:t>SupervisorID</w:t>
      </w:r>
      <w:r>
        <w:rPr>
          <w:rFonts w:ascii="Courier New" w:hAnsi="Courier New" w:cs="Courier New"/>
          <w:sz w:val="18"/>
        </w:rPr>
        <w:t xml:space="preserve"> </w:t>
      </w:r>
      <w:r w:rsidRPr="004F2A12">
        <w:rPr>
          <w:rFonts w:ascii="Courier New" w:hAnsi="Courier New" w:cs="Courier New"/>
          <w:sz w:val="18"/>
        </w:rPr>
        <w:t xml:space="preserve">: </w:t>
      </w:r>
      <w:r w:rsidRPr="004F2A12">
        <w:rPr>
          <w:rFonts w:ascii="Courier New" w:hAnsi="Courier New" w:cs="Courier New"/>
          <w:i/>
          <w:iCs/>
          <w:color w:val="C0504D" w:themeColor="accent2"/>
          <w:sz w:val="18"/>
          <w:highlight w:val="yellow"/>
        </w:rPr>
        <w:t>supervisorid</w:t>
      </w:r>
      <w:r w:rsidRPr="004F2A12">
        <w:rPr>
          <w:rFonts w:ascii="Courier New" w:hAnsi="Courier New" w:cs="Courier New"/>
          <w:sz w:val="18"/>
        </w:rPr>
        <w:t>"}</w:t>
      </w:r>
    </w:p>
    <w:p w:rsidR="003B277E" w:rsidRPr="004F2A12" w:rsidRDefault="003B277E" w:rsidP="004F2A12">
      <w:pPr>
        <w:ind w:left="1440"/>
        <w:rPr>
          <w:rFonts w:ascii="Courier New" w:hAnsi="Courier New" w:cs="Courier New"/>
          <w:sz w:val="18"/>
        </w:rPr>
      </w:pPr>
    </w:p>
    <w:p w:rsidR="003325DD" w:rsidRPr="004F2A12" w:rsidRDefault="003325DD" w:rsidP="004F2A12">
      <w:pPr>
        <w:ind w:left="720"/>
        <w:rPr>
          <w:rFonts w:ascii="Courier New" w:hAnsi="Courier New" w:cs="Courier New"/>
          <w:sz w:val="18"/>
        </w:rPr>
      </w:pPr>
      <w:r w:rsidRPr="004F2A12">
        <w:rPr>
          <w:rFonts w:ascii="Courier New" w:hAnsi="Courier New" w:cs="Courier New"/>
          <w:sz w:val="18"/>
        </w:rPr>
        <w:t xml:space="preserve">        </w:t>
      </w:r>
      <w:r>
        <w:rPr>
          <w:rFonts w:ascii="Courier New" w:hAnsi="Courier New" w:cs="Courier New"/>
          <w:sz w:val="18"/>
        </w:rPr>
        <w:t xml:space="preserve">  </w:t>
      </w:r>
      <w:r w:rsidRPr="004F2A12">
        <w:rPr>
          <w:rFonts w:ascii="Courier New" w:hAnsi="Courier New" w:cs="Courier New"/>
          <w:sz w:val="18"/>
        </w:rPr>
        <w:t>]</w:t>
      </w:r>
    </w:p>
    <w:p w:rsidR="003325DD" w:rsidRPr="004F2A12" w:rsidRDefault="003325DD" w:rsidP="004F2A12">
      <w:pPr>
        <w:ind w:left="720"/>
        <w:rPr>
          <w:rFonts w:ascii="Courier New" w:hAnsi="Courier New" w:cs="Courier New"/>
          <w:sz w:val="18"/>
        </w:rPr>
      </w:pPr>
    </w:p>
    <w:p w:rsidR="003325DD" w:rsidRDefault="003325DD" w:rsidP="004F2A12">
      <w:pPr>
        <w:ind w:left="720"/>
        <w:rPr>
          <w:rFonts w:ascii="Courier New" w:hAnsi="Courier New" w:cs="Courier New"/>
          <w:sz w:val="18"/>
        </w:rPr>
      </w:pPr>
      <w:r w:rsidRPr="004F2A12">
        <w:rPr>
          <w:rFonts w:ascii="Courier New" w:hAnsi="Courier New" w:cs="Courier New"/>
          <w:sz w:val="18"/>
        </w:rPr>
        <w:t>}</w:t>
      </w:r>
    </w:p>
    <w:p w:rsidR="003325DD" w:rsidRDefault="003325DD" w:rsidP="004F2A12">
      <w:pPr>
        <w:ind w:left="720"/>
        <w:rPr>
          <w:rFonts w:ascii="Courier New" w:hAnsi="Courier New" w:cs="Courier New"/>
          <w:sz w:val="18"/>
        </w:rPr>
      </w:pPr>
      <w:r w:rsidRPr="004F2A12">
        <w:rPr>
          <w:rFonts w:ascii="Courier New" w:hAnsi="Courier New" w:cs="Courier New"/>
          <w:sz w:val="18"/>
        </w:rPr>
        <w:t>}</w:t>
      </w:r>
    </w:p>
    <w:p w:rsidR="00AA034A" w:rsidRDefault="00AA034A" w:rsidP="004F2A12">
      <w:pPr>
        <w:ind w:left="720"/>
        <w:rPr>
          <w:rFonts w:ascii="Courier New" w:hAnsi="Courier New" w:cs="Courier New"/>
          <w:sz w:val="18"/>
        </w:rPr>
      </w:pPr>
      <w:r>
        <w:rPr>
          <w:rFonts w:ascii="Courier New" w:hAnsi="Courier New" w:cs="Courier New"/>
          <w:sz w:val="18"/>
        </w:rPr>
        <w:t>Please refer E-mail format in below document</w:t>
      </w:r>
      <w:r w:rsidR="00126738">
        <w:rPr>
          <w:rFonts w:ascii="Courier New" w:hAnsi="Courier New" w:cs="Courier New"/>
          <w:sz w:val="18"/>
        </w:rPr>
        <w:t xml:space="preserve"> in CELL D3</w:t>
      </w:r>
      <w:r>
        <w:rPr>
          <w:rFonts w:ascii="Courier New" w:hAnsi="Courier New" w:cs="Courier New"/>
          <w:sz w:val="18"/>
        </w:rPr>
        <w:t>:</w:t>
      </w:r>
    </w:p>
    <w:p w:rsidR="00AA034A" w:rsidRPr="004F2A12" w:rsidRDefault="00126738" w:rsidP="004F2A12">
      <w:pPr>
        <w:ind w:left="720"/>
        <w:rPr>
          <w:rFonts w:ascii="Courier New" w:hAnsi="Courier New" w:cs="Courier New"/>
          <w:sz w:val="18"/>
        </w:rPr>
      </w:pPr>
      <w:r>
        <w:rPr>
          <w:rFonts w:ascii="Courier New" w:hAnsi="Courier New" w:cs="Courier New"/>
          <w:sz w:val="18"/>
        </w:rPr>
        <w:object w:dxaOrig="1541" w:dyaOrig="1000">
          <v:shape id="_x0000_i1027" type="#_x0000_t75" style="width:76.75pt;height:50.25pt" o:ole="">
            <v:imagedata r:id="rId17" o:title=""/>
          </v:shape>
          <o:OLEObject Type="Embed" ProgID="Excel.Sheet.12" ShapeID="_x0000_i1027" DrawAspect="Icon" ObjectID="_1579023746" r:id="rId18"/>
        </w:object>
      </w:r>
    </w:p>
    <w:p w:rsidR="00C37B3A" w:rsidRPr="004F2A12" w:rsidRDefault="00C37B3A" w:rsidP="004F2A12">
      <w:pPr>
        <w:ind w:left="1080"/>
        <w:rPr>
          <w:color w:val="1F497D"/>
        </w:rPr>
      </w:pPr>
      <w:r w:rsidRPr="004F2A12">
        <w:rPr>
          <w:color w:val="1F497D"/>
        </w:rPr>
        <w:t xml:space="preserve">Explanation: </w:t>
      </w:r>
    </w:p>
    <w:p w:rsidR="00C37B3A" w:rsidRDefault="00C37B3A" w:rsidP="004F2A12">
      <w:pPr>
        <w:ind w:left="1080"/>
        <w:rPr>
          <w:rFonts w:ascii="Courier New" w:hAnsi="Courier New" w:cs="Courier New"/>
          <w:color w:val="0070C0"/>
          <w:sz w:val="16"/>
          <w:szCs w:val="16"/>
        </w:rPr>
      </w:pPr>
    </w:p>
    <w:p w:rsidR="00C37B3A" w:rsidRDefault="00C37B3A" w:rsidP="004F2A12">
      <w:pPr>
        <w:ind w:left="1080"/>
        <w:rPr>
          <w:rFonts w:ascii="Courier New" w:hAnsi="Courier New" w:cs="Courier New"/>
          <w:color w:val="0070C0"/>
          <w:sz w:val="16"/>
          <w:szCs w:val="16"/>
        </w:rPr>
      </w:pPr>
    </w:p>
    <w:p w:rsidR="00E14C4F" w:rsidRDefault="00E14C4F" w:rsidP="004F2A12">
      <w:pPr>
        <w:pStyle w:val="ListParagraph"/>
        <w:numPr>
          <w:ilvl w:val="0"/>
          <w:numId w:val="29"/>
        </w:numPr>
        <w:spacing w:after="0" w:line="240" w:lineRule="auto"/>
        <w:ind w:left="1800"/>
        <w:rPr>
          <w:color w:val="1F497D"/>
        </w:rPr>
      </w:pPr>
      <w:r>
        <w:rPr>
          <w:color w:val="1F497D"/>
        </w:rPr>
        <w:t xml:space="preserve">The </w:t>
      </w:r>
      <w:r w:rsidRPr="004F2A12">
        <w:rPr>
          <w:color w:val="1F497D"/>
        </w:rPr>
        <w:t>recipientData</w:t>
      </w:r>
      <w:r>
        <w:rPr>
          <w:color w:val="1F497D"/>
        </w:rPr>
        <w:t xml:space="preserve"> section will contain the E-mail related information that is required by camunda to send E-mail.</w:t>
      </w:r>
    </w:p>
    <w:p w:rsidR="001831CA" w:rsidRDefault="001831CA" w:rsidP="004F2A12">
      <w:pPr>
        <w:pStyle w:val="ListParagraph"/>
        <w:numPr>
          <w:ilvl w:val="0"/>
          <w:numId w:val="29"/>
        </w:numPr>
        <w:spacing w:after="0" w:line="240" w:lineRule="auto"/>
        <w:ind w:left="1800"/>
        <w:rPr>
          <w:color w:val="1F497D"/>
        </w:rPr>
      </w:pPr>
      <w:r>
        <w:rPr>
          <w:color w:val="1F497D"/>
        </w:rPr>
        <w:t xml:space="preserve">Source, scenarioName, </w:t>
      </w:r>
      <w:r w:rsidRPr="004F2A12">
        <w:rPr>
          <w:color w:val="1F497D"/>
        </w:rPr>
        <w:t xml:space="preserve">notificationOption, moc, </w:t>
      </w:r>
      <w:r>
        <w:rPr>
          <w:color w:val="1F497D"/>
        </w:rPr>
        <w:t xml:space="preserve"> will be hardcoded values</w:t>
      </w:r>
    </w:p>
    <w:p w:rsidR="001831CA" w:rsidRDefault="001831CA" w:rsidP="004F2A12">
      <w:pPr>
        <w:pStyle w:val="ListParagraph"/>
        <w:numPr>
          <w:ilvl w:val="0"/>
          <w:numId w:val="29"/>
        </w:numPr>
        <w:spacing w:after="0" w:line="240" w:lineRule="auto"/>
        <w:ind w:left="1800"/>
        <w:rPr>
          <w:color w:val="1F497D"/>
        </w:rPr>
      </w:pPr>
      <w:r w:rsidRPr="004F2A12">
        <w:rPr>
          <w:color w:val="1F497D"/>
        </w:rPr>
        <w:t xml:space="preserve">In emailData, subject </w:t>
      </w:r>
      <w:r>
        <w:rPr>
          <w:color w:val="1F497D"/>
        </w:rPr>
        <w:t>will be hardcoded value</w:t>
      </w:r>
    </w:p>
    <w:p w:rsidR="001831CA" w:rsidRDefault="001831CA" w:rsidP="004F2A12">
      <w:pPr>
        <w:pStyle w:val="ListParagraph"/>
        <w:numPr>
          <w:ilvl w:val="0"/>
          <w:numId w:val="29"/>
        </w:numPr>
        <w:spacing w:after="0" w:line="240" w:lineRule="auto"/>
        <w:ind w:left="1800"/>
        <w:rPr>
          <w:color w:val="1F497D"/>
        </w:rPr>
      </w:pPr>
      <w:r w:rsidRPr="004F2A12">
        <w:rPr>
          <w:color w:val="1F497D"/>
        </w:rPr>
        <w:t>In message, the value will be replaced by the actual value calculated by analytics</w:t>
      </w:r>
    </w:p>
    <w:p w:rsidR="00C37B3A" w:rsidRDefault="00C37B3A" w:rsidP="004F2A12">
      <w:pPr>
        <w:pStyle w:val="ListParagraph"/>
        <w:numPr>
          <w:ilvl w:val="0"/>
          <w:numId w:val="29"/>
        </w:numPr>
        <w:spacing w:after="0" w:line="240" w:lineRule="auto"/>
        <w:ind w:left="1800"/>
        <w:rPr>
          <w:color w:val="1F497D"/>
        </w:rPr>
      </w:pPr>
      <w:r>
        <w:rPr>
          <w:color w:val="1F497D"/>
        </w:rPr>
        <w:t xml:space="preserve">In To section, both Name and E-mail are required. Both are mandatory. Name will be Managers Name and Email will be Manager’s E-mail ID. </w:t>
      </w:r>
    </w:p>
    <w:p w:rsidR="00C37B3A" w:rsidRDefault="001831CA" w:rsidP="004F2A12">
      <w:pPr>
        <w:pStyle w:val="ListParagraph"/>
        <w:numPr>
          <w:ilvl w:val="0"/>
          <w:numId w:val="29"/>
        </w:numPr>
        <w:spacing w:after="0" w:line="240" w:lineRule="auto"/>
        <w:ind w:left="1800"/>
        <w:rPr>
          <w:color w:val="1F497D"/>
        </w:rPr>
      </w:pPr>
      <w:r>
        <w:rPr>
          <w:color w:val="1F497D"/>
        </w:rPr>
        <w:t xml:space="preserve">In From, the </w:t>
      </w:r>
      <w:r w:rsidRPr="004F2A12">
        <w:rPr>
          <w:color w:val="1F497D"/>
        </w:rPr>
        <w:t>name will be hardcoded value.</w:t>
      </w:r>
    </w:p>
    <w:p w:rsidR="00C37B3A" w:rsidRDefault="00C37B3A" w:rsidP="004F2A12">
      <w:pPr>
        <w:pStyle w:val="ListParagraph"/>
        <w:numPr>
          <w:ilvl w:val="0"/>
          <w:numId w:val="29"/>
        </w:numPr>
        <w:spacing w:after="0" w:line="240" w:lineRule="auto"/>
        <w:ind w:left="1800"/>
        <w:rPr>
          <w:color w:val="1F497D"/>
        </w:rPr>
      </w:pPr>
      <w:r>
        <w:rPr>
          <w:color w:val="1F497D"/>
        </w:rPr>
        <w:t>In header section, source and transaction id are mandatory fields.</w:t>
      </w:r>
    </w:p>
    <w:p w:rsidR="00C37B3A" w:rsidRDefault="00C37B3A" w:rsidP="004F2A12">
      <w:pPr>
        <w:pStyle w:val="ListParagraph"/>
        <w:numPr>
          <w:ilvl w:val="0"/>
          <w:numId w:val="29"/>
        </w:numPr>
        <w:spacing w:after="0" w:line="240" w:lineRule="auto"/>
        <w:ind w:left="1800"/>
        <w:rPr>
          <w:color w:val="1F497D"/>
        </w:rPr>
      </w:pPr>
      <w:r>
        <w:rPr>
          <w:color w:val="1F497D"/>
        </w:rPr>
        <w:t>In header section, Scenario name is option</w:t>
      </w:r>
      <w:r w:rsidR="001831CA">
        <w:rPr>
          <w:color w:val="1F497D"/>
        </w:rPr>
        <w:t>al. But you can send this value</w:t>
      </w:r>
      <w:r>
        <w:rPr>
          <w:color w:val="1F497D"/>
        </w:rPr>
        <w:t>.</w:t>
      </w:r>
    </w:p>
    <w:p w:rsidR="001831CA" w:rsidRDefault="001831CA" w:rsidP="004F2A12">
      <w:pPr>
        <w:pStyle w:val="ListParagraph"/>
        <w:numPr>
          <w:ilvl w:val="0"/>
          <w:numId w:val="29"/>
        </w:numPr>
        <w:spacing w:after="0" w:line="240" w:lineRule="auto"/>
        <w:ind w:left="1800"/>
        <w:rPr>
          <w:color w:val="1F497D"/>
        </w:rPr>
      </w:pPr>
      <w:r>
        <w:rPr>
          <w:color w:val="1F497D"/>
        </w:rPr>
        <w:t>The attribData section will be used by Camunda to update the Mongo Db notificationHistory Collection.</w:t>
      </w:r>
    </w:p>
    <w:p w:rsidR="00C37B3A" w:rsidRDefault="00C37B3A" w:rsidP="0076513D">
      <w:pPr>
        <w:rPr>
          <w:rFonts w:ascii="Courier New" w:hAnsi="Courier New" w:cs="Courier New"/>
          <w:color w:val="0070C0"/>
          <w:sz w:val="16"/>
          <w:szCs w:val="16"/>
        </w:rPr>
      </w:pPr>
    </w:p>
    <w:p w:rsidR="00F27D6E" w:rsidRPr="0076513D" w:rsidRDefault="00F27D6E" w:rsidP="0076513D"/>
    <w:p w:rsidR="00F03EA9" w:rsidRPr="0076513D" w:rsidRDefault="00F03EA9" w:rsidP="00F03EA9">
      <w:pPr>
        <w:pStyle w:val="ListParagraph"/>
        <w:numPr>
          <w:ilvl w:val="0"/>
          <w:numId w:val="26"/>
        </w:numPr>
      </w:pPr>
      <w:r w:rsidRPr="0076513D">
        <w:t>Currently Camunda has interface with C-BUS for sending e-mail. Existing CBUS API will be used.</w:t>
      </w:r>
    </w:p>
    <w:p w:rsidR="00F03EA9" w:rsidRDefault="00F03EA9" w:rsidP="00F03EA9">
      <w:pPr>
        <w:pStyle w:val="ListParagraph"/>
        <w:numPr>
          <w:ilvl w:val="0"/>
          <w:numId w:val="26"/>
        </w:numPr>
        <w:spacing w:after="160" w:line="259" w:lineRule="auto"/>
        <w:contextualSpacing/>
      </w:pPr>
      <w:r>
        <w:t xml:space="preserve">At the time of sending </w:t>
      </w:r>
      <w:r w:rsidR="00FA1946">
        <w:t>E-mail</w:t>
      </w:r>
      <w:r>
        <w:t xml:space="preserve">, Camunda will also create a Notification </w:t>
      </w:r>
      <w:r w:rsidR="0004530A">
        <w:t xml:space="preserve">History in Mongo DB collection </w:t>
      </w:r>
      <w:r>
        <w:t>for reporting purpose. Following details will be saved in NotificationHistory Collection :</w:t>
      </w:r>
    </w:p>
    <w:p w:rsidR="00F03EA9" w:rsidRDefault="00F03EA9" w:rsidP="00F03EA9">
      <w:pPr>
        <w:ind w:left="1440"/>
      </w:pPr>
      <w:r>
        <w:t>{</w:t>
      </w:r>
    </w:p>
    <w:p w:rsidR="003506F7" w:rsidRPr="003B277E" w:rsidRDefault="003506F7" w:rsidP="003506F7">
      <w:pPr>
        <w:ind w:left="2160"/>
        <w:rPr>
          <w:rFonts w:ascii="Arial" w:hAnsi="Arial" w:cs="Arial"/>
          <w:sz w:val="18"/>
          <w:szCs w:val="18"/>
        </w:rPr>
      </w:pPr>
      <w:r w:rsidRPr="003B277E">
        <w:rPr>
          <w:rFonts w:ascii="Arial" w:hAnsi="Arial" w:cs="Arial"/>
          <w:sz w:val="18"/>
          <w:szCs w:val="18"/>
        </w:rPr>
        <w:t>"techID": "rk4906",</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"techType": "Core",</w:t>
      </w:r>
    </w:p>
    <w:p w:rsidR="003506F7" w:rsidRPr="003B277E" w:rsidRDefault="003506F7" w:rsidP="003506F7">
      <w:pPr>
        <w:ind w:left="2160"/>
        <w:rPr>
          <w:rFonts w:ascii="Arial" w:hAnsi="Arial" w:cs="Arial"/>
          <w:sz w:val="18"/>
          <w:szCs w:val="18"/>
        </w:rPr>
      </w:pPr>
      <w:r w:rsidRPr="003B277E">
        <w:rPr>
          <w:rFonts w:ascii="Arial" w:hAnsi="Arial" w:cs="Arial"/>
          <w:sz w:val="18"/>
          <w:szCs w:val="18"/>
        </w:rPr>
        <w:lastRenderedPageBreak/>
        <w:t xml:space="preserve"> "truckId": "4562093859",</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"truckCol": "Green",</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"wrID": "112972333",</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"workType": "CT",</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"wrStat": "Dispatch",</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"jobType": "PADSL",</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"wrLat": "33.3734077735786",</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"wrLong": "-117.23947970506",</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"lat": "26.426922",</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"long": "-80.065867",</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w:t>
      </w:r>
      <w:proofErr w:type="spellStart"/>
      <w:proofErr w:type="gramStart"/>
      <w:r w:rsidRPr="003B277E">
        <w:rPr>
          <w:rFonts w:ascii="Arial" w:hAnsi="Arial" w:cs="Arial"/>
          <w:sz w:val="18"/>
          <w:szCs w:val="18"/>
        </w:rPr>
        <w:t>recTime</w:t>
      </w:r>
      <w:proofErr w:type="spellEnd"/>
      <w:proofErr w:type="gramEnd"/>
      <w:r w:rsidRPr="003B277E">
        <w:rPr>
          <w:rFonts w:ascii="Arial" w:hAnsi="Arial" w:cs="Arial"/>
          <w:sz w:val="18"/>
          <w:szCs w:val="18"/>
        </w:rPr>
        <w:t>": "</w:t>
      </w:r>
      <w:ins w:id="157" w:author="Sangita Agarwal" w:date="2018-02-01T20:22:00Z">
        <w:r w:rsidR="004C6A70" w:rsidDel="004C6A70">
          <w:rPr>
            <w:rFonts w:ascii="Arial" w:hAnsi="Arial" w:cs="Arial"/>
            <w:sz w:val="18"/>
            <w:szCs w:val="18"/>
          </w:rPr>
          <w:t xml:space="preserve"> </w:t>
        </w:r>
      </w:ins>
      <w:del w:id="158" w:author="Sangita Agarwal" w:date="2018-02-01T20:22:00Z">
        <w:r w:rsidR="00860E87" w:rsidDel="004C6A70">
          <w:rPr>
            <w:rFonts w:ascii="Arial" w:hAnsi="Arial" w:cs="Arial"/>
            <w:sz w:val="18"/>
            <w:szCs w:val="18"/>
          </w:rPr>
          <w:delText>MM-DD-</w:delText>
        </w:r>
      </w:del>
      <w:r w:rsidR="00860E87">
        <w:rPr>
          <w:rFonts w:ascii="Arial" w:hAnsi="Arial" w:cs="Arial"/>
          <w:sz w:val="18"/>
          <w:szCs w:val="18"/>
        </w:rPr>
        <w:t>YYYY</w:t>
      </w:r>
      <w:ins w:id="159" w:author="Sangita Agarwal" w:date="2018-02-01T20:22:00Z">
        <w:r w:rsidR="004C6A70">
          <w:rPr>
            <w:rFonts w:ascii="Arial" w:hAnsi="Arial" w:cs="Arial"/>
            <w:sz w:val="18"/>
            <w:szCs w:val="18"/>
          </w:rPr>
          <w:t>-</w:t>
        </w:r>
      </w:ins>
      <w:del w:id="160" w:author="Sangita Agarwal" w:date="2018-02-01T20:22:00Z">
        <w:r w:rsidRPr="003B277E" w:rsidDel="004C6A70">
          <w:rPr>
            <w:rFonts w:ascii="Arial" w:hAnsi="Arial" w:cs="Arial"/>
            <w:sz w:val="18"/>
            <w:szCs w:val="18"/>
          </w:rPr>
          <w:delText xml:space="preserve"> </w:delText>
        </w:r>
      </w:del>
      <w:ins w:id="161" w:author="Sangita Agarwal" w:date="2018-02-01T20:22:00Z">
        <w:r w:rsidR="004C6A70">
          <w:rPr>
            <w:rFonts w:ascii="Arial" w:hAnsi="Arial" w:cs="Arial"/>
            <w:sz w:val="18"/>
            <w:szCs w:val="18"/>
          </w:rPr>
          <w:t>MM-DD</w:t>
        </w:r>
        <w:r w:rsidR="004C6A70">
          <w:rPr>
            <w:rFonts w:ascii="Arial" w:hAnsi="Arial" w:cs="Arial"/>
            <w:sz w:val="18"/>
            <w:szCs w:val="18"/>
          </w:rPr>
          <w:t xml:space="preserve"> </w:t>
        </w:r>
      </w:ins>
      <w:r w:rsidRPr="003B277E">
        <w:rPr>
          <w:rFonts w:ascii="Arial" w:hAnsi="Arial" w:cs="Arial"/>
          <w:sz w:val="18"/>
          <w:szCs w:val="18"/>
        </w:rPr>
        <w:t>10:26:28",</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"speed": "10",</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"idleTime": "0",</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"totIdleTime": "10",</w:t>
      </w:r>
    </w:p>
    <w:p w:rsidR="003506F7" w:rsidRPr="003B277E" w:rsidRDefault="003506F7" w:rsidP="003506F7">
      <w:pPr>
        <w:ind w:left="2160"/>
        <w:rPr>
          <w:rFonts w:ascii="Arial" w:hAnsi="Arial" w:cs="Arial"/>
          <w:sz w:val="18"/>
          <w:szCs w:val="18"/>
        </w:rPr>
      </w:pPr>
      <w:r w:rsidRPr="003B277E">
        <w:rPr>
          <w:rFonts w:ascii="Arial" w:hAnsi="Arial" w:cs="Arial"/>
          <w:sz w:val="18"/>
          <w:szCs w:val="18"/>
        </w:rPr>
        <w:t xml:space="preserve">  "dist": "25",</w:t>
      </w:r>
    </w:p>
    <w:p w:rsidR="00F03EA9" w:rsidRPr="00D470DA" w:rsidRDefault="00F03EA9" w:rsidP="00F03EA9">
      <w:pPr>
        <w:ind w:left="2160"/>
        <w:rPr>
          <w:rFonts w:ascii="Arial" w:hAnsi="Arial" w:cs="Arial"/>
          <w:sz w:val="18"/>
          <w:szCs w:val="18"/>
        </w:rPr>
      </w:pPr>
      <w:r>
        <w:rPr>
          <w:rFonts w:ascii="Arial" w:hAnsi="Arial" w:cs="Arial"/>
          <w:sz w:val="18"/>
          <w:szCs w:val="18"/>
        </w:rPr>
        <w:t>n</w:t>
      </w:r>
      <w:r w:rsidRPr="00D470DA">
        <w:rPr>
          <w:rFonts w:ascii="Arial" w:hAnsi="Arial" w:cs="Arial"/>
          <w:sz w:val="18"/>
          <w:szCs w:val="18"/>
        </w:rPr>
        <w:t>otificationType : "</w:t>
      </w:r>
      <w:r w:rsidR="00D25527">
        <w:rPr>
          <w:rFonts w:ascii="Arial" w:hAnsi="Arial" w:cs="Arial"/>
          <w:sz w:val="18"/>
          <w:szCs w:val="18"/>
        </w:rPr>
        <w:t>INTERNAL</w:t>
      </w:r>
      <w:r w:rsidRPr="00D470DA">
        <w:rPr>
          <w:rFonts w:ascii="Arial" w:hAnsi="Arial" w:cs="Arial"/>
          <w:sz w:val="18"/>
          <w:szCs w:val="18"/>
        </w:rPr>
        <w:t xml:space="preserve">" </w:t>
      </w:r>
    </w:p>
    <w:p w:rsidR="00F03EA9" w:rsidRPr="00D470DA" w:rsidRDefault="00F03EA9" w:rsidP="00F03EA9">
      <w:pPr>
        <w:ind w:left="2160"/>
        <w:rPr>
          <w:rFonts w:ascii="Arial" w:hAnsi="Arial" w:cs="Arial"/>
          <w:sz w:val="18"/>
          <w:szCs w:val="18"/>
        </w:rPr>
      </w:pPr>
      <w:r>
        <w:rPr>
          <w:rFonts w:ascii="Arial" w:hAnsi="Arial" w:cs="Arial"/>
          <w:sz w:val="18"/>
          <w:szCs w:val="18"/>
        </w:rPr>
        <w:t>n</w:t>
      </w:r>
      <w:r w:rsidRPr="00D470DA">
        <w:rPr>
          <w:rFonts w:ascii="Arial" w:hAnsi="Arial" w:cs="Arial"/>
          <w:sz w:val="18"/>
          <w:szCs w:val="18"/>
        </w:rPr>
        <w:t>otificationMsg :</w:t>
      </w:r>
      <w:r w:rsidR="00B16C49">
        <w:rPr>
          <w:rFonts w:ascii="Arial" w:hAnsi="Arial" w:cs="Arial"/>
          <w:sz w:val="18"/>
          <w:szCs w:val="18"/>
        </w:rPr>
        <w:t xml:space="preserve"> </w:t>
      </w:r>
      <w:r w:rsidRPr="00D470DA">
        <w:rPr>
          <w:rFonts w:ascii="Arial" w:hAnsi="Arial" w:cs="Arial"/>
          <w:sz w:val="18"/>
          <w:szCs w:val="18"/>
        </w:rPr>
        <w:t>"</w:t>
      </w:r>
      <w:r w:rsidR="00D25527" w:rsidRPr="004F2A12">
        <w:rPr>
          <w:rFonts w:ascii="Arial" w:hAnsi="Arial" w:cs="Arial"/>
          <w:sz w:val="18"/>
          <w:szCs w:val="18"/>
        </w:rPr>
        <w:t>Truck Green to Red</w:t>
      </w:r>
      <w:r w:rsidR="00D25527">
        <w:rPr>
          <w:rFonts w:ascii="Arial" w:hAnsi="Arial" w:cs="Arial"/>
          <w:sz w:val="18"/>
          <w:szCs w:val="18"/>
        </w:rPr>
        <w:t xml:space="preserve">, </w:t>
      </w:r>
      <w:r w:rsidR="00D25527" w:rsidRPr="004F2A12">
        <w:rPr>
          <w:rFonts w:ascii="Arial" w:hAnsi="Arial" w:cs="Arial"/>
          <w:sz w:val="18"/>
          <w:szCs w:val="18"/>
        </w:rPr>
        <w:t xml:space="preserve">SupervisorID : </w:t>
      </w:r>
      <w:r w:rsidR="00B16C49">
        <w:rPr>
          <w:rFonts w:ascii="Arial" w:hAnsi="Arial" w:cs="Arial"/>
          <w:sz w:val="18"/>
          <w:szCs w:val="18"/>
          <w:highlight w:val="yellow"/>
        </w:rPr>
        <w:t>supervisorATTUID</w:t>
      </w:r>
      <w:r w:rsidRPr="00D470DA">
        <w:rPr>
          <w:rFonts w:ascii="Arial" w:hAnsi="Arial" w:cs="Arial"/>
          <w:sz w:val="18"/>
          <w:szCs w:val="18"/>
        </w:rPr>
        <w:t>"</w:t>
      </w:r>
    </w:p>
    <w:p w:rsidR="00F03EA9" w:rsidRPr="00F75E3A" w:rsidDel="00C37B9D" w:rsidRDefault="00591921" w:rsidP="00F03EA9">
      <w:pPr>
        <w:ind w:left="2160"/>
        <w:rPr>
          <w:del w:id="162" w:author="Sangita Agarwal" w:date="2018-02-01T20:25:00Z"/>
          <w:rFonts w:ascii="Arial" w:hAnsi="Arial" w:cs="Arial"/>
          <w:strike/>
          <w:sz w:val="18"/>
          <w:szCs w:val="18"/>
        </w:rPr>
      </w:pPr>
      <w:del w:id="163" w:author="Sangita Agarwal" w:date="2018-02-01T20:25:00Z">
        <w:r w:rsidRPr="00F75E3A" w:rsidDel="00C37B9D">
          <w:rPr>
            <w:rFonts w:ascii="Arial" w:hAnsi="Arial" w:cs="Arial"/>
            <w:strike/>
            <w:sz w:val="18"/>
            <w:szCs w:val="18"/>
          </w:rPr>
          <w:delText>eventD</w:delText>
        </w:r>
        <w:r w:rsidR="00F03EA9" w:rsidRPr="00F75E3A" w:rsidDel="00C37B9D">
          <w:rPr>
            <w:rFonts w:ascii="Arial" w:hAnsi="Arial" w:cs="Arial"/>
            <w:strike/>
            <w:sz w:val="18"/>
            <w:szCs w:val="18"/>
          </w:rPr>
          <w:delText>ateTime : MM-DD-YYYY hh:mm:ss</w:delText>
        </w:r>
        <w:r w:rsidRPr="00F75E3A" w:rsidDel="00C37B9D">
          <w:rPr>
            <w:rFonts w:ascii="Arial" w:hAnsi="Arial" w:cs="Arial"/>
            <w:strike/>
            <w:sz w:val="18"/>
            <w:szCs w:val="18"/>
          </w:rPr>
          <w:delText>,</w:delText>
        </w:r>
      </w:del>
    </w:p>
    <w:p w:rsidR="00591921" w:rsidRPr="00D470DA" w:rsidRDefault="00591921" w:rsidP="00F03EA9">
      <w:pPr>
        <w:ind w:left="2160"/>
        <w:rPr>
          <w:rFonts w:ascii="Arial" w:hAnsi="Arial" w:cs="Arial"/>
          <w:sz w:val="18"/>
          <w:szCs w:val="18"/>
        </w:rPr>
      </w:pPr>
      <w:proofErr w:type="spellStart"/>
      <w:proofErr w:type="gramStart"/>
      <w:r>
        <w:rPr>
          <w:rFonts w:ascii="Arial" w:hAnsi="Arial" w:cs="Arial"/>
          <w:sz w:val="18"/>
          <w:szCs w:val="18"/>
        </w:rPr>
        <w:t>timeStamp</w:t>
      </w:r>
      <w:proofErr w:type="spellEnd"/>
      <w:proofErr w:type="gramEnd"/>
      <w:r>
        <w:rPr>
          <w:rFonts w:ascii="Arial" w:hAnsi="Arial" w:cs="Arial"/>
          <w:sz w:val="18"/>
          <w:szCs w:val="18"/>
        </w:rPr>
        <w:t xml:space="preserve">: </w:t>
      </w:r>
      <w:r w:rsidRPr="00A209DC">
        <w:rPr>
          <w:rFonts w:ascii="Arial" w:hAnsi="Arial" w:cs="Arial"/>
          <w:sz w:val="18"/>
          <w:szCs w:val="18"/>
        </w:rPr>
        <w:t>“</w:t>
      </w:r>
      <w:del w:id="164" w:author="Sangita Agarwal" w:date="2018-02-01T20:25:00Z">
        <w:r w:rsidRPr="00A209DC" w:rsidDel="00C37B9D">
          <w:rPr>
            <w:rFonts w:ascii="Arial" w:hAnsi="Arial" w:cs="Arial"/>
            <w:sz w:val="18"/>
            <w:szCs w:val="18"/>
          </w:rPr>
          <w:delText>MM-DD-</w:delText>
        </w:r>
      </w:del>
      <w:r w:rsidRPr="00A209DC">
        <w:rPr>
          <w:rFonts w:ascii="Arial" w:hAnsi="Arial" w:cs="Arial"/>
          <w:sz w:val="18"/>
          <w:szCs w:val="18"/>
        </w:rPr>
        <w:t>YYYY</w:t>
      </w:r>
      <w:ins w:id="165" w:author="Sangita Agarwal" w:date="2018-02-01T20:25:00Z">
        <w:r w:rsidR="00C37B9D">
          <w:rPr>
            <w:rFonts w:ascii="Arial" w:hAnsi="Arial" w:cs="Arial"/>
            <w:sz w:val="18"/>
            <w:szCs w:val="18"/>
          </w:rPr>
          <w:t>-</w:t>
        </w:r>
      </w:ins>
      <w:del w:id="166" w:author="Sangita Agarwal" w:date="2018-02-01T20:25:00Z">
        <w:r w:rsidRPr="00A209DC" w:rsidDel="00C37B9D">
          <w:rPr>
            <w:rFonts w:ascii="Arial" w:hAnsi="Arial" w:cs="Arial"/>
            <w:sz w:val="18"/>
            <w:szCs w:val="18"/>
          </w:rPr>
          <w:delText xml:space="preserve"> </w:delText>
        </w:r>
      </w:del>
      <w:ins w:id="167" w:author="Sangita Agarwal" w:date="2018-02-01T20:25:00Z">
        <w:r w:rsidR="00C37B9D" w:rsidRPr="00A209DC">
          <w:rPr>
            <w:rFonts w:ascii="Arial" w:hAnsi="Arial" w:cs="Arial"/>
            <w:sz w:val="18"/>
            <w:szCs w:val="18"/>
          </w:rPr>
          <w:t>MM-DD</w:t>
        </w:r>
        <w:r w:rsidR="00C37B9D" w:rsidRPr="00A209DC">
          <w:rPr>
            <w:rFonts w:ascii="Arial" w:hAnsi="Arial" w:cs="Arial"/>
            <w:sz w:val="18"/>
            <w:szCs w:val="18"/>
          </w:rPr>
          <w:t xml:space="preserve"> </w:t>
        </w:r>
      </w:ins>
      <w:proofErr w:type="spellStart"/>
      <w:r w:rsidRPr="00A209DC">
        <w:rPr>
          <w:rFonts w:ascii="Arial" w:hAnsi="Arial" w:cs="Arial"/>
          <w:sz w:val="18"/>
          <w:szCs w:val="18"/>
        </w:rPr>
        <w:t>hh:mm:ss</w:t>
      </w:r>
      <w:proofErr w:type="spellEnd"/>
      <w:ins w:id="168" w:author="Sangita Agarwal" w:date="2018-02-01T20:25:00Z">
        <w:r w:rsidR="00C37B9D">
          <w:rPr>
            <w:rFonts w:ascii="Arial" w:hAnsi="Arial" w:cs="Arial"/>
            <w:sz w:val="18"/>
            <w:szCs w:val="18"/>
          </w:rPr>
          <w:t xml:space="preserve"> a</w:t>
        </w:r>
      </w:ins>
      <w:r w:rsidRPr="00A209DC">
        <w:rPr>
          <w:rFonts w:ascii="Arial" w:hAnsi="Arial" w:cs="Arial"/>
          <w:sz w:val="18"/>
          <w:szCs w:val="18"/>
        </w:rPr>
        <w:t>”</w:t>
      </w:r>
    </w:p>
    <w:p w:rsidR="00F03EA9" w:rsidRDefault="00F03EA9" w:rsidP="00F03EA9">
      <w:pPr>
        <w:ind w:left="1440"/>
      </w:pPr>
      <w:r>
        <w:t>}</w:t>
      </w:r>
    </w:p>
    <w:p w:rsidR="00F03EA9" w:rsidRDefault="00F03EA9" w:rsidP="00F03EA9">
      <w:pPr>
        <w:pStyle w:val="ListParagraph"/>
        <w:spacing w:after="160" w:line="259" w:lineRule="auto"/>
        <w:contextualSpacing/>
        <w:rPr>
          <w:rFonts w:ascii="Arial" w:hAnsi="Arial" w:cs="Arial"/>
          <w:sz w:val="18"/>
          <w:szCs w:val="18"/>
        </w:rPr>
      </w:pPr>
      <w:r w:rsidRPr="00D470DA">
        <w:rPr>
          <w:rFonts w:ascii="Arial" w:hAnsi="Arial" w:cs="Arial"/>
          <w:sz w:val="18"/>
          <w:szCs w:val="18"/>
        </w:rPr>
        <w:t>*</w:t>
      </w:r>
      <w:r>
        <w:rPr>
          <w:rFonts w:ascii="Arial" w:hAnsi="Arial" w:cs="Arial"/>
          <w:sz w:val="18"/>
          <w:szCs w:val="18"/>
        </w:rPr>
        <w:t xml:space="preserve"> “</w:t>
      </w:r>
      <w:r w:rsidR="00B16C49">
        <w:rPr>
          <w:rFonts w:ascii="Arial" w:hAnsi="Arial" w:cs="Arial"/>
          <w:sz w:val="18"/>
          <w:szCs w:val="18"/>
        </w:rPr>
        <w:t>INTERNAL</w:t>
      </w:r>
      <w:r>
        <w:rPr>
          <w:rFonts w:ascii="Arial" w:hAnsi="Arial" w:cs="Arial"/>
          <w:sz w:val="18"/>
          <w:szCs w:val="18"/>
        </w:rPr>
        <w:t>” is a Hard Coded value</w:t>
      </w:r>
    </w:p>
    <w:p w:rsidR="00F03EA9" w:rsidRDefault="00F03EA9" w:rsidP="00F03EA9">
      <w:pPr>
        <w:pStyle w:val="ListParagraph"/>
        <w:spacing w:after="160" w:line="259" w:lineRule="auto"/>
        <w:contextualSpacing/>
        <w:rPr>
          <w:rFonts w:ascii="Arial" w:hAnsi="Arial" w:cs="Arial"/>
          <w:sz w:val="18"/>
          <w:szCs w:val="18"/>
        </w:rPr>
      </w:pPr>
      <w:r>
        <w:rPr>
          <w:rFonts w:ascii="Arial" w:hAnsi="Arial" w:cs="Arial"/>
          <w:sz w:val="18"/>
          <w:szCs w:val="18"/>
        </w:rPr>
        <w:t>* “</w:t>
      </w:r>
      <w:r w:rsidR="00B16C49" w:rsidRPr="00E35E30">
        <w:rPr>
          <w:rFonts w:ascii="Arial" w:hAnsi="Arial" w:cs="Arial"/>
          <w:sz w:val="18"/>
          <w:szCs w:val="18"/>
        </w:rPr>
        <w:t>Truck Green to Red</w:t>
      </w:r>
      <w:r w:rsidR="00B16C49">
        <w:rPr>
          <w:rFonts w:ascii="Arial" w:hAnsi="Arial" w:cs="Arial"/>
          <w:sz w:val="18"/>
          <w:szCs w:val="18"/>
        </w:rPr>
        <w:t xml:space="preserve">, </w:t>
      </w:r>
      <w:r w:rsidR="00B16C49" w:rsidRPr="00E35E30">
        <w:rPr>
          <w:rFonts w:ascii="Arial" w:hAnsi="Arial" w:cs="Arial"/>
          <w:sz w:val="18"/>
          <w:szCs w:val="18"/>
        </w:rPr>
        <w:t xml:space="preserve">SupervisorID </w:t>
      </w:r>
      <w:r w:rsidR="00B16C49">
        <w:rPr>
          <w:rFonts w:ascii="Arial" w:hAnsi="Arial" w:cs="Arial"/>
          <w:sz w:val="18"/>
          <w:szCs w:val="18"/>
        </w:rPr>
        <w:t xml:space="preserve">: </w:t>
      </w:r>
      <w:r>
        <w:rPr>
          <w:rFonts w:ascii="Arial" w:hAnsi="Arial" w:cs="Arial"/>
          <w:sz w:val="18"/>
          <w:szCs w:val="18"/>
        </w:rPr>
        <w:t>” is a Hard Coded value</w:t>
      </w:r>
      <w:r w:rsidR="004D7A64">
        <w:rPr>
          <w:rFonts w:ascii="Arial" w:hAnsi="Arial" w:cs="Arial"/>
          <w:sz w:val="18"/>
          <w:szCs w:val="18"/>
        </w:rPr>
        <w:t xml:space="preserve"> followed by actual value</w:t>
      </w:r>
    </w:p>
    <w:p w:rsidR="00B16C49" w:rsidRDefault="00B16C49" w:rsidP="00F03EA9">
      <w:pPr>
        <w:pStyle w:val="ListParagraph"/>
        <w:spacing w:after="160" w:line="259" w:lineRule="auto"/>
        <w:contextualSpacing/>
        <w:rPr>
          <w:rFonts w:ascii="Arial" w:hAnsi="Arial" w:cs="Arial"/>
          <w:sz w:val="18"/>
          <w:szCs w:val="18"/>
        </w:rPr>
      </w:pPr>
      <w:r>
        <w:rPr>
          <w:rFonts w:ascii="Arial" w:hAnsi="Arial" w:cs="Arial"/>
          <w:sz w:val="18"/>
          <w:szCs w:val="18"/>
        </w:rPr>
        <w:t>* supervisor</w:t>
      </w:r>
      <w:r w:rsidR="007503B6">
        <w:rPr>
          <w:rFonts w:ascii="Arial" w:hAnsi="Arial" w:cs="Arial"/>
          <w:sz w:val="18"/>
          <w:szCs w:val="18"/>
        </w:rPr>
        <w:t>ATTU</w:t>
      </w:r>
      <w:r>
        <w:rPr>
          <w:rFonts w:ascii="Arial" w:hAnsi="Arial" w:cs="Arial"/>
          <w:sz w:val="18"/>
          <w:szCs w:val="18"/>
        </w:rPr>
        <w:t>ID is the value got from Webphone</w:t>
      </w:r>
    </w:p>
    <w:p w:rsidR="00591921" w:rsidRPr="00D470DA" w:rsidRDefault="00591921" w:rsidP="00F03EA9">
      <w:pPr>
        <w:pStyle w:val="ListParagraph"/>
        <w:spacing w:after="160" w:line="259" w:lineRule="auto"/>
        <w:contextualSpacing/>
      </w:pPr>
      <w:r>
        <w:rPr>
          <w:sz w:val="20"/>
        </w:rPr>
        <w:t>*timestamp will be sysdate</w:t>
      </w:r>
    </w:p>
    <w:p w:rsidR="009D50C6" w:rsidRDefault="009D50C6" w:rsidP="0076513D">
      <w:pPr>
        <w:pStyle w:val="ListParagraph"/>
        <w:ind w:left="1440"/>
        <w:rPr>
          <w:sz w:val="24"/>
        </w:rPr>
      </w:pPr>
    </w:p>
    <w:p w:rsidR="009609E4" w:rsidRDefault="009609E4" w:rsidP="009609E4">
      <w:pPr>
        <w:spacing w:after="60"/>
        <w:ind w:left="1440" w:firstLine="720"/>
        <w:contextualSpacing/>
        <w:jc w:val="both"/>
      </w:pPr>
    </w:p>
    <w:p w:rsidR="009609E4" w:rsidRPr="00600300" w:rsidRDefault="009609E4" w:rsidP="009609E4">
      <w:pPr>
        <w:spacing w:after="60"/>
        <w:ind w:left="1440" w:firstLine="720"/>
        <w:contextualSpacing/>
        <w:jc w:val="both"/>
        <w:rPr>
          <w:rFonts w:asciiTheme="minorHAnsi" w:hAnsiTheme="minorHAnsi" w:cstheme="minorHAnsi"/>
        </w:rPr>
      </w:pPr>
      <w:r>
        <w:t>     </w:t>
      </w:r>
    </w:p>
    <w:p w:rsidR="00953671" w:rsidRDefault="00953671" w:rsidP="00953671">
      <w:pPr>
        <w:pStyle w:val="InstructionalBullet"/>
        <w:numPr>
          <w:ilvl w:val="0"/>
          <w:numId w:val="0"/>
        </w:numPr>
      </w:pPr>
    </w:p>
    <w:p w:rsidR="00953671" w:rsidRPr="00994E45" w:rsidRDefault="00953671" w:rsidP="00953671">
      <w:pPr>
        <w:rPr>
          <w:rFonts w:asciiTheme="minorHAnsi" w:hAnsiTheme="minorHAnsi" w:cstheme="minorHAnsi"/>
          <w:b/>
          <w:sz w:val="28"/>
        </w:rPr>
      </w:pPr>
      <w:r>
        <w:rPr>
          <w:rFonts w:asciiTheme="minorHAnsi" w:hAnsiTheme="minorHAnsi" w:cstheme="minorHAnsi"/>
          <w:b/>
          <w:sz w:val="28"/>
        </w:rPr>
        <w:t>6</w:t>
      </w:r>
      <w:r w:rsidRPr="00994E45">
        <w:rPr>
          <w:rFonts w:asciiTheme="minorHAnsi" w:hAnsiTheme="minorHAnsi" w:cstheme="minorHAnsi"/>
          <w:b/>
          <w:sz w:val="28"/>
        </w:rPr>
        <w:t xml:space="preserve">.9  </w:t>
      </w:r>
      <w:r w:rsidRPr="00E71F88">
        <w:rPr>
          <w:rFonts w:asciiTheme="minorHAnsi" w:hAnsiTheme="minorHAnsi" w:cstheme="minorHAnsi"/>
          <w:b/>
          <w:caps/>
          <w:sz w:val="28"/>
        </w:rPr>
        <w:t>Architecture  Guidelines</w:t>
      </w:r>
    </w:p>
    <w:p w:rsidR="00953671" w:rsidRPr="00994E45" w:rsidRDefault="00953671" w:rsidP="00953671">
      <w:pPr>
        <w:pStyle w:val="Heading2"/>
        <w:ind w:left="576" w:hanging="576"/>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842"/>
        <w:gridCol w:w="5294"/>
        <w:gridCol w:w="2880"/>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6</w:t>
            </w:r>
            <w:r w:rsidRPr="00994E45">
              <w:rPr>
                <w:rFonts w:asciiTheme="minorHAnsi" w:hAnsiTheme="minorHAnsi" w:cstheme="minorHAnsi"/>
                <w:b/>
                <w:bCs/>
                <w:color w:val="000000"/>
              </w:rPr>
              <w:t>.9</w:t>
            </w:r>
          </w:p>
        </w:tc>
        <w:tc>
          <w:tcPr>
            <w:tcW w:w="6448" w:type="dxa"/>
            <w:vAlign w:val="center"/>
          </w:tcPr>
          <w:p w:rsidR="00953671" w:rsidRPr="00994E45" w:rsidRDefault="00953671" w:rsidP="00E52F44">
            <w:pPr>
              <w:pStyle w:val="Heading2"/>
              <w:ind w:left="576" w:hanging="576"/>
              <w:outlineLvl w:val="1"/>
              <w:rPr>
                <w:rFonts w:asciiTheme="minorHAnsi" w:hAnsiTheme="minorHAnsi" w:cstheme="minorHAnsi"/>
                <w:sz w:val="28"/>
                <w:szCs w:val="28"/>
              </w:rPr>
            </w:pPr>
            <w:bookmarkStart w:id="169" w:name="_Toc456615363"/>
            <w:bookmarkStart w:id="170" w:name="_Toc456615783"/>
            <w:bookmarkStart w:id="171" w:name="_Toc456958764"/>
            <w:bookmarkStart w:id="172" w:name="_Toc456959075"/>
            <w:bookmarkStart w:id="173" w:name="_Toc502860903"/>
            <w:r w:rsidRPr="00994E45">
              <w:rPr>
                <w:rFonts w:asciiTheme="minorHAnsi" w:hAnsiTheme="minorHAnsi" w:cstheme="minorHAnsi"/>
                <w:sz w:val="28"/>
                <w:szCs w:val="28"/>
              </w:rPr>
              <w:t>Architecture  Guidelines</w:t>
            </w:r>
            <w:bookmarkEnd w:id="169"/>
            <w:bookmarkEnd w:id="170"/>
            <w:bookmarkEnd w:id="171"/>
            <w:bookmarkEnd w:id="172"/>
            <w:bookmarkEnd w:id="173"/>
            <w:r w:rsidRPr="00994E45">
              <w:rPr>
                <w:rFonts w:asciiTheme="minorHAnsi" w:hAnsiTheme="minorHAnsi" w:cstheme="minorHAnsi"/>
                <w:sz w:val="28"/>
                <w:szCs w:val="28"/>
              </w:rPr>
              <w:t xml:space="preserve"> </w:t>
            </w: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spacing w:after="60"/>
        <w:rPr>
          <w:rFonts w:asciiTheme="minorHAnsi" w:hAnsiTheme="minorHAnsi" w:cstheme="minorHAnsi"/>
          <w:sz w:val="18"/>
          <w:szCs w:val="18"/>
        </w:rPr>
      </w:pPr>
    </w:p>
    <w:p w:rsidR="00953671" w:rsidRPr="0045769F" w:rsidRDefault="00953671" w:rsidP="00953671">
      <w:pPr>
        <w:rPr>
          <w:rFonts w:asciiTheme="minorHAnsi" w:hAnsiTheme="minorHAnsi" w:cstheme="minorHAnsi"/>
          <w:sz w:val="22"/>
        </w:rPr>
      </w:pPr>
      <w:r w:rsidRPr="0045769F">
        <w:rPr>
          <w:rFonts w:asciiTheme="minorHAnsi" w:hAnsiTheme="minorHAnsi" w:cstheme="minorHAnsi"/>
          <w:sz w:val="22"/>
        </w:rPr>
        <w:t>Broad Architecture principles to be followed while designing the system shall be as below :</w:t>
      </w:r>
    </w:p>
    <w:p w:rsidR="00953671" w:rsidRPr="00994E45" w:rsidRDefault="00953671" w:rsidP="00953671">
      <w:pPr>
        <w:rPr>
          <w:rFonts w:asciiTheme="minorHAnsi" w:hAnsiTheme="minorHAnsi" w:cstheme="minorHAnsi"/>
        </w:rPr>
      </w:pPr>
    </w:p>
    <w:p w:rsidR="00953671" w:rsidRPr="00994E45" w:rsidRDefault="00953671" w:rsidP="00953671">
      <w:pPr>
        <w:rPr>
          <w:rFonts w:asciiTheme="minorHAnsi" w:hAnsiTheme="minorHAnsi" w:cstheme="minorHAnsi"/>
        </w:rPr>
      </w:pPr>
      <w:r w:rsidRPr="00994E45">
        <w:rPr>
          <w:rFonts w:asciiTheme="minorHAnsi" w:hAnsiTheme="minorHAnsi" w:cstheme="minorHAnsi"/>
        </w:rPr>
        <w:t xml:space="preserve"> </w:t>
      </w:r>
    </w:p>
    <w:p w:rsidR="00953671" w:rsidRPr="00994E45" w:rsidRDefault="00953671" w:rsidP="00953671">
      <w:pPr>
        <w:pStyle w:val="ListParagraph"/>
        <w:numPr>
          <w:ilvl w:val="0"/>
          <w:numId w:val="4"/>
        </w:numPr>
        <w:contextualSpacing/>
        <w:rPr>
          <w:rFonts w:asciiTheme="minorHAnsi" w:hAnsiTheme="minorHAnsi" w:cstheme="minorHAnsi"/>
        </w:rPr>
      </w:pPr>
      <w:r w:rsidRPr="00994E45">
        <w:rPr>
          <w:rFonts w:asciiTheme="minorHAnsi" w:hAnsiTheme="minorHAnsi" w:cstheme="minorHAnsi"/>
        </w:rPr>
        <w:t xml:space="preserve">Solution shall have flexibility to scale </w:t>
      </w:r>
      <w:r>
        <w:rPr>
          <w:rFonts w:asciiTheme="minorHAnsi" w:hAnsiTheme="minorHAnsi" w:cstheme="minorHAnsi"/>
        </w:rPr>
        <w:t>horizontally and vertically over cluster</w:t>
      </w:r>
      <w:r w:rsidRPr="00994E45">
        <w:rPr>
          <w:rFonts w:asciiTheme="minorHAnsi" w:hAnsiTheme="minorHAnsi" w:cstheme="minorHAnsi"/>
        </w:rPr>
        <w:t>.</w:t>
      </w:r>
    </w:p>
    <w:p w:rsidR="00953671" w:rsidRDefault="00953671" w:rsidP="00953671">
      <w:pPr>
        <w:pStyle w:val="ListParagraph"/>
        <w:contextualSpacing/>
        <w:rPr>
          <w:rFonts w:asciiTheme="minorHAnsi" w:hAnsiTheme="minorHAnsi" w:cstheme="minorHAnsi"/>
        </w:rPr>
      </w:pPr>
    </w:p>
    <w:p w:rsidR="00953671" w:rsidRPr="00994E45" w:rsidRDefault="00953671" w:rsidP="00953671">
      <w:pPr>
        <w:pStyle w:val="ListParagraph"/>
        <w:numPr>
          <w:ilvl w:val="0"/>
          <w:numId w:val="4"/>
        </w:numPr>
        <w:contextualSpacing/>
        <w:rPr>
          <w:rFonts w:asciiTheme="minorHAnsi" w:hAnsiTheme="minorHAnsi" w:cstheme="minorHAnsi"/>
        </w:rPr>
      </w:pPr>
      <w:r w:rsidRPr="00994E45">
        <w:rPr>
          <w:rFonts w:asciiTheme="minorHAnsi" w:hAnsiTheme="minorHAnsi" w:cstheme="minorHAnsi"/>
        </w:rPr>
        <w:t>All the interfaces &amp; components in the solution shall be independently deployable.</w:t>
      </w:r>
    </w:p>
    <w:p w:rsidR="00953671" w:rsidRPr="00994E45" w:rsidRDefault="00953671" w:rsidP="00953671">
      <w:pPr>
        <w:ind w:left="360"/>
        <w:rPr>
          <w:rFonts w:asciiTheme="minorHAnsi" w:hAnsiTheme="minorHAnsi" w:cstheme="minorHAnsi"/>
        </w:rPr>
      </w:pPr>
    </w:p>
    <w:p w:rsidR="00953671" w:rsidRPr="00994E45" w:rsidRDefault="00953671" w:rsidP="00953671">
      <w:pPr>
        <w:pStyle w:val="ListParagraph"/>
        <w:numPr>
          <w:ilvl w:val="0"/>
          <w:numId w:val="4"/>
        </w:numPr>
        <w:contextualSpacing/>
        <w:rPr>
          <w:rFonts w:asciiTheme="minorHAnsi" w:hAnsiTheme="minorHAnsi" w:cstheme="minorHAnsi"/>
        </w:rPr>
      </w:pPr>
      <w:r>
        <w:rPr>
          <w:rFonts w:asciiTheme="minorHAnsi" w:hAnsiTheme="minorHAnsi" w:cstheme="minorHAnsi"/>
        </w:rPr>
        <w:t xml:space="preserve">Solution will consider various configurable units such as KAFKA Topics and Mongo DB </w:t>
      </w:r>
      <w:r w:rsidRPr="00994E45">
        <w:rPr>
          <w:rFonts w:asciiTheme="minorHAnsi" w:hAnsiTheme="minorHAnsi" w:cstheme="minorHAnsi"/>
        </w:rPr>
        <w:t>&amp; environment variable</w:t>
      </w:r>
      <w:r>
        <w:rPr>
          <w:rFonts w:asciiTheme="minorHAnsi" w:hAnsiTheme="minorHAnsi" w:cstheme="minorHAnsi"/>
        </w:rPr>
        <w:t>s</w:t>
      </w:r>
      <w:r w:rsidRPr="00994E45">
        <w:rPr>
          <w:rFonts w:asciiTheme="minorHAnsi" w:hAnsiTheme="minorHAnsi" w:cstheme="minorHAnsi"/>
        </w:rPr>
        <w:t xml:space="preserve">. </w:t>
      </w:r>
    </w:p>
    <w:p w:rsidR="00953671" w:rsidRPr="00994E45" w:rsidRDefault="00953671" w:rsidP="00953671">
      <w:pPr>
        <w:pStyle w:val="ListParagraph"/>
        <w:ind w:left="0"/>
        <w:contextualSpacing/>
        <w:rPr>
          <w:rFonts w:asciiTheme="minorHAnsi" w:hAnsiTheme="minorHAnsi" w:cstheme="minorHAnsi"/>
        </w:rPr>
      </w:pPr>
    </w:p>
    <w:p w:rsidR="00953671" w:rsidRPr="00994E45" w:rsidRDefault="00953671" w:rsidP="00953671">
      <w:pPr>
        <w:rPr>
          <w:rFonts w:asciiTheme="minorHAnsi" w:hAnsiTheme="minorHAnsi" w:cstheme="minorHAnsi"/>
          <w:b/>
          <w:sz w:val="28"/>
        </w:rPr>
      </w:pPr>
      <w:r>
        <w:rPr>
          <w:rFonts w:asciiTheme="minorHAnsi" w:hAnsiTheme="minorHAnsi" w:cstheme="minorHAnsi"/>
          <w:b/>
          <w:sz w:val="28"/>
        </w:rPr>
        <w:t>6</w:t>
      </w:r>
      <w:r w:rsidRPr="00994E45">
        <w:rPr>
          <w:rFonts w:asciiTheme="minorHAnsi" w:hAnsiTheme="minorHAnsi" w:cstheme="minorHAnsi"/>
          <w:b/>
          <w:sz w:val="28"/>
        </w:rPr>
        <w:t xml:space="preserve">.10  </w:t>
      </w:r>
      <w:r w:rsidRPr="00E71F88">
        <w:rPr>
          <w:rFonts w:asciiTheme="minorHAnsi" w:hAnsiTheme="minorHAnsi" w:cstheme="minorHAnsi"/>
          <w:b/>
          <w:caps/>
          <w:sz w:val="28"/>
        </w:rPr>
        <w:t>Broad Technology Stack to be used</w:t>
      </w:r>
    </w:p>
    <w:p w:rsidR="00953671" w:rsidRPr="00994E45" w:rsidRDefault="00953671" w:rsidP="00953671">
      <w:pPr>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843"/>
        <w:gridCol w:w="5282"/>
        <w:gridCol w:w="2891"/>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lastRenderedPageBreak/>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r w:rsidRPr="00994E45">
              <w:rPr>
                <w:rFonts w:asciiTheme="minorHAnsi" w:hAnsiTheme="minorHAnsi" w:cstheme="minorHAnsi"/>
                <w:b/>
                <w:bCs/>
                <w:color w:val="000000"/>
              </w:rPr>
              <w:t>7.10</w:t>
            </w:r>
          </w:p>
        </w:tc>
        <w:tc>
          <w:tcPr>
            <w:tcW w:w="6448" w:type="dxa"/>
            <w:vAlign w:val="center"/>
          </w:tcPr>
          <w:p w:rsidR="00953671" w:rsidRPr="00994E45" w:rsidRDefault="00953671" w:rsidP="00E52F44">
            <w:pPr>
              <w:ind w:left="360"/>
              <w:rPr>
                <w:rFonts w:asciiTheme="minorHAnsi" w:hAnsiTheme="minorHAnsi" w:cstheme="minorHAnsi"/>
                <w:b/>
                <w:sz w:val="28"/>
                <w:szCs w:val="28"/>
              </w:rPr>
            </w:pPr>
            <w:r w:rsidRPr="00994E45">
              <w:rPr>
                <w:rFonts w:asciiTheme="minorHAnsi" w:hAnsiTheme="minorHAnsi" w:cstheme="minorHAnsi"/>
                <w:b/>
                <w:sz w:val="28"/>
                <w:szCs w:val="28"/>
              </w:rPr>
              <w:t>Broad Technology Stack to be used</w:t>
            </w:r>
          </w:p>
          <w:p w:rsidR="00953671" w:rsidRPr="00994E45" w:rsidRDefault="00953671" w:rsidP="00E52F44">
            <w:pPr>
              <w:pStyle w:val="Heading2"/>
              <w:ind w:left="576" w:hanging="576"/>
              <w:outlineLvl w:val="1"/>
              <w:rPr>
                <w:rFonts w:asciiTheme="minorHAnsi" w:hAnsiTheme="minorHAnsi" w:cstheme="minorHAnsi"/>
                <w:sz w:val="28"/>
                <w:szCs w:val="28"/>
              </w:rPr>
            </w:pP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953671" w:rsidRPr="00276F1B" w:rsidRDefault="00953671" w:rsidP="00953671">
      <w:pPr>
        <w:pStyle w:val="ListParagraph"/>
        <w:numPr>
          <w:ilvl w:val="0"/>
          <w:numId w:val="6"/>
        </w:numPr>
        <w:contextualSpacing/>
        <w:jc w:val="both"/>
        <w:rPr>
          <w:rFonts w:asciiTheme="minorHAnsi" w:hAnsiTheme="minorHAnsi" w:cstheme="minorHAnsi"/>
        </w:rPr>
      </w:pPr>
      <w:r w:rsidRPr="00276F1B">
        <w:rPr>
          <w:rFonts w:asciiTheme="minorHAnsi" w:hAnsiTheme="minorHAnsi" w:cstheme="minorHAnsi"/>
        </w:rPr>
        <w:t>Expectation is to use Redis for run time memory / Cache memory &amp; intermittent calculation, whereas Mongo DB to be used for persistent DB.</w:t>
      </w:r>
    </w:p>
    <w:p w:rsidR="00953671" w:rsidRPr="00276F1B" w:rsidRDefault="00953671" w:rsidP="00953671">
      <w:pPr>
        <w:pStyle w:val="ListParagraph"/>
        <w:ind w:left="1080"/>
        <w:jc w:val="both"/>
        <w:rPr>
          <w:rFonts w:asciiTheme="minorHAnsi" w:hAnsiTheme="minorHAnsi" w:cstheme="minorHAnsi"/>
        </w:rPr>
      </w:pPr>
    </w:p>
    <w:p w:rsidR="00953671" w:rsidRPr="00276F1B" w:rsidRDefault="00953671" w:rsidP="00953671">
      <w:pPr>
        <w:pStyle w:val="ListParagraph"/>
        <w:numPr>
          <w:ilvl w:val="0"/>
          <w:numId w:val="6"/>
        </w:numPr>
        <w:contextualSpacing/>
        <w:jc w:val="both"/>
        <w:rPr>
          <w:rFonts w:asciiTheme="minorHAnsi" w:hAnsiTheme="minorHAnsi" w:cstheme="minorHAnsi"/>
        </w:rPr>
      </w:pPr>
      <w:r w:rsidRPr="00276F1B">
        <w:rPr>
          <w:rFonts w:asciiTheme="minorHAnsi" w:hAnsiTheme="minorHAnsi" w:cstheme="minorHAnsi"/>
        </w:rPr>
        <w:t>Language for stack will be Scala i.e. preferred choice &amp; shall be used as much as we can. Scala preferred due to much better integration and performance with spark and being richer. Scala benefits are there – native support is there, additional features r there. Productivity is better</w:t>
      </w:r>
    </w:p>
    <w:p w:rsidR="00953671" w:rsidRPr="00276F1B" w:rsidRDefault="00953671" w:rsidP="00953671">
      <w:pPr>
        <w:pStyle w:val="ListParagraph"/>
        <w:contextualSpacing/>
        <w:jc w:val="both"/>
        <w:rPr>
          <w:rFonts w:asciiTheme="minorHAnsi" w:hAnsiTheme="minorHAnsi" w:cstheme="minorHAnsi"/>
        </w:rPr>
      </w:pPr>
    </w:p>
    <w:p w:rsidR="00953671" w:rsidRPr="00276F1B" w:rsidRDefault="00953671" w:rsidP="00953671">
      <w:pPr>
        <w:pStyle w:val="ListParagraph"/>
        <w:numPr>
          <w:ilvl w:val="0"/>
          <w:numId w:val="6"/>
        </w:numPr>
        <w:contextualSpacing/>
        <w:jc w:val="both"/>
        <w:rPr>
          <w:rFonts w:asciiTheme="minorHAnsi" w:hAnsiTheme="minorHAnsi" w:cstheme="minorHAnsi"/>
        </w:rPr>
      </w:pPr>
      <w:r w:rsidRPr="00276F1B">
        <w:rPr>
          <w:rFonts w:asciiTheme="minorHAnsi" w:hAnsiTheme="minorHAnsi" w:cstheme="minorHAnsi"/>
        </w:rPr>
        <w:t>Java on spark can also be used . With Java/JVM Migration flexibility for other platform also possible.</w:t>
      </w:r>
    </w:p>
    <w:p w:rsidR="00953671" w:rsidRPr="00276F1B" w:rsidRDefault="00953671" w:rsidP="00953671">
      <w:pPr>
        <w:pStyle w:val="ListParagraph"/>
        <w:ind w:left="1080"/>
        <w:jc w:val="both"/>
        <w:rPr>
          <w:rFonts w:asciiTheme="minorHAnsi" w:hAnsiTheme="minorHAnsi" w:cstheme="minorHAnsi"/>
        </w:rPr>
      </w:pPr>
    </w:p>
    <w:p w:rsidR="00953671" w:rsidRPr="00276F1B" w:rsidRDefault="00953671" w:rsidP="00953671">
      <w:pPr>
        <w:pStyle w:val="ListParagraph"/>
        <w:numPr>
          <w:ilvl w:val="0"/>
          <w:numId w:val="6"/>
        </w:numPr>
        <w:contextualSpacing/>
        <w:jc w:val="both"/>
        <w:rPr>
          <w:rFonts w:asciiTheme="minorHAnsi" w:hAnsiTheme="minorHAnsi" w:cstheme="minorHAnsi"/>
        </w:rPr>
      </w:pPr>
      <w:r w:rsidRPr="00276F1B">
        <w:rPr>
          <w:rFonts w:asciiTheme="minorHAnsi" w:hAnsiTheme="minorHAnsi" w:cstheme="minorHAnsi"/>
        </w:rPr>
        <w:t>Scala will be used while implementing various real time streaming receivers in Spark.</w:t>
      </w:r>
    </w:p>
    <w:p w:rsidR="00953671" w:rsidRPr="00994E45" w:rsidRDefault="00953671" w:rsidP="00953671">
      <w:pPr>
        <w:rPr>
          <w:rFonts w:asciiTheme="minorHAnsi" w:hAnsiTheme="minorHAnsi" w:cstheme="minorHAnsi"/>
        </w:rPr>
      </w:pPr>
    </w:p>
    <w:p w:rsidR="00953671" w:rsidRPr="00E71F88" w:rsidRDefault="00953671" w:rsidP="00953671">
      <w:pPr>
        <w:rPr>
          <w:rFonts w:asciiTheme="minorHAnsi" w:hAnsiTheme="minorHAnsi" w:cstheme="minorHAnsi"/>
          <w:b/>
          <w:caps/>
          <w:sz w:val="28"/>
        </w:rPr>
      </w:pPr>
      <w:r>
        <w:rPr>
          <w:rFonts w:asciiTheme="minorHAnsi" w:hAnsiTheme="minorHAnsi" w:cstheme="minorHAnsi"/>
          <w:b/>
          <w:sz w:val="28"/>
        </w:rPr>
        <w:t>6.</w:t>
      </w:r>
      <w:r w:rsidRPr="00994E45">
        <w:rPr>
          <w:rFonts w:asciiTheme="minorHAnsi" w:hAnsiTheme="minorHAnsi" w:cstheme="minorHAnsi"/>
          <w:b/>
          <w:sz w:val="28"/>
        </w:rPr>
        <w:t xml:space="preserve">11 </w:t>
      </w:r>
      <w:r w:rsidRPr="00E71F88">
        <w:rPr>
          <w:rFonts w:asciiTheme="minorHAnsi" w:hAnsiTheme="minorHAnsi" w:cstheme="minorHAnsi"/>
          <w:b/>
          <w:caps/>
          <w:sz w:val="28"/>
        </w:rPr>
        <w:t>Development Guidelines</w:t>
      </w:r>
    </w:p>
    <w:p w:rsidR="00953671" w:rsidRPr="00994E45" w:rsidRDefault="00953671" w:rsidP="00953671">
      <w:pPr>
        <w:pStyle w:val="ListParagraph"/>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842"/>
        <w:gridCol w:w="5294"/>
        <w:gridCol w:w="2880"/>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6</w:t>
            </w:r>
            <w:r w:rsidRPr="00994E45">
              <w:rPr>
                <w:rFonts w:asciiTheme="minorHAnsi" w:hAnsiTheme="minorHAnsi" w:cstheme="minorHAnsi"/>
                <w:b/>
                <w:bCs/>
                <w:color w:val="000000"/>
              </w:rPr>
              <w:t>.11</w:t>
            </w:r>
          </w:p>
        </w:tc>
        <w:tc>
          <w:tcPr>
            <w:tcW w:w="6448" w:type="dxa"/>
            <w:vAlign w:val="center"/>
          </w:tcPr>
          <w:p w:rsidR="00953671" w:rsidRPr="00994E45" w:rsidRDefault="00953671" w:rsidP="00E52F44">
            <w:pPr>
              <w:pStyle w:val="Heading2"/>
              <w:ind w:left="576" w:hanging="576"/>
              <w:outlineLvl w:val="1"/>
              <w:rPr>
                <w:rFonts w:asciiTheme="minorHAnsi" w:hAnsiTheme="minorHAnsi" w:cstheme="minorHAnsi"/>
                <w:sz w:val="28"/>
                <w:szCs w:val="28"/>
              </w:rPr>
            </w:pPr>
            <w:bookmarkStart w:id="174" w:name="_Toc456615364"/>
            <w:bookmarkStart w:id="175" w:name="_Toc456615784"/>
            <w:bookmarkStart w:id="176" w:name="_Toc456958765"/>
            <w:bookmarkStart w:id="177" w:name="_Toc456959076"/>
            <w:bookmarkStart w:id="178" w:name="_Toc502860904"/>
            <w:r w:rsidRPr="00994E45">
              <w:rPr>
                <w:rFonts w:asciiTheme="minorHAnsi" w:hAnsiTheme="minorHAnsi" w:cstheme="minorHAnsi"/>
                <w:sz w:val="28"/>
                <w:szCs w:val="28"/>
              </w:rPr>
              <w:t>Development Guidelines</w:t>
            </w:r>
            <w:bookmarkEnd w:id="174"/>
            <w:bookmarkEnd w:id="175"/>
            <w:bookmarkEnd w:id="176"/>
            <w:bookmarkEnd w:id="177"/>
            <w:bookmarkEnd w:id="178"/>
            <w:r w:rsidRPr="00994E45">
              <w:rPr>
                <w:rFonts w:asciiTheme="minorHAnsi" w:hAnsiTheme="minorHAnsi" w:cstheme="minorHAnsi"/>
                <w:sz w:val="28"/>
                <w:szCs w:val="28"/>
              </w:rPr>
              <w:t xml:space="preserve"> </w:t>
            </w: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276F1B" w:rsidRPr="00194D66" w:rsidRDefault="00276F1B" w:rsidP="00276F1B">
      <w:pPr>
        <w:pStyle w:val="ListParagraph"/>
        <w:numPr>
          <w:ilvl w:val="0"/>
          <w:numId w:val="5"/>
        </w:numPr>
        <w:contextualSpacing/>
        <w:jc w:val="both"/>
        <w:rPr>
          <w:rFonts w:asciiTheme="minorHAnsi" w:hAnsiTheme="minorHAnsi" w:cstheme="minorHAnsi"/>
        </w:rPr>
      </w:pPr>
      <w:r w:rsidRPr="00994E45">
        <w:rPr>
          <w:rFonts w:asciiTheme="minorHAnsi" w:hAnsiTheme="minorHAnsi" w:cstheme="minorHAnsi"/>
        </w:rPr>
        <w:t>There shall be no blocking logic in the code, if there is more than a quarter seconds delay is expected, such logic shall be of asynchronous mode. i.e</w:t>
      </w:r>
      <w:r w:rsidRPr="00194D66">
        <w:rPr>
          <w:rFonts w:asciiTheme="minorHAnsi" w:hAnsiTheme="minorHAnsi" w:cstheme="minorHAnsi"/>
        </w:rPr>
        <w:t>.  Change to atomic processing, through rest service, e.g. calculate</w:t>
      </w:r>
      <w:r>
        <w:rPr>
          <w:rFonts w:asciiTheme="minorHAnsi" w:hAnsiTheme="minorHAnsi" w:cstheme="minorHAnsi"/>
        </w:rPr>
        <w:t xml:space="preserve"> Distance</w:t>
      </w:r>
      <w:r w:rsidRPr="00194D66">
        <w:rPr>
          <w:rFonts w:asciiTheme="minorHAnsi" w:hAnsiTheme="minorHAnsi" w:cstheme="minorHAnsi"/>
        </w:rPr>
        <w:t>, no waiting at any step should be there.</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276F1B">
      <w:pPr>
        <w:pStyle w:val="ListParagraph"/>
        <w:numPr>
          <w:ilvl w:val="0"/>
          <w:numId w:val="5"/>
        </w:numPr>
        <w:contextualSpacing/>
        <w:jc w:val="both"/>
        <w:rPr>
          <w:rFonts w:asciiTheme="minorHAnsi" w:hAnsiTheme="minorHAnsi" w:cstheme="minorHAnsi"/>
        </w:rPr>
      </w:pPr>
      <w:r w:rsidRPr="00994E45">
        <w:rPr>
          <w:rFonts w:asciiTheme="minorHAnsi" w:hAnsiTheme="minorHAnsi" w:cstheme="minorHAnsi"/>
        </w:rPr>
        <w:t>From debugging/ trouble shooting perspective - There shall be functionality to pick up the process from any intermediate steps. not in all situation but strive for that.</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276F1B">
      <w:pPr>
        <w:pStyle w:val="ListParagraph"/>
        <w:numPr>
          <w:ilvl w:val="0"/>
          <w:numId w:val="5"/>
        </w:numPr>
        <w:contextualSpacing/>
        <w:jc w:val="both"/>
        <w:rPr>
          <w:rFonts w:asciiTheme="minorHAnsi" w:hAnsiTheme="minorHAnsi" w:cstheme="minorHAnsi"/>
        </w:rPr>
      </w:pPr>
      <w:r w:rsidRPr="00994E45">
        <w:rPr>
          <w:rFonts w:asciiTheme="minorHAnsi" w:hAnsiTheme="minorHAnsi" w:cstheme="minorHAnsi"/>
        </w:rPr>
        <w:t>Eco system of micro services – regarding End of end flow for all events, event shall have global ID, which shall be used for logging in all components dealing with it.</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276F1B">
      <w:pPr>
        <w:pStyle w:val="ListParagraph"/>
        <w:numPr>
          <w:ilvl w:val="0"/>
          <w:numId w:val="5"/>
        </w:numPr>
        <w:contextualSpacing/>
        <w:jc w:val="both"/>
        <w:rPr>
          <w:rFonts w:asciiTheme="minorHAnsi" w:hAnsiTheme="minorHAnsi" w:cstheme="minorHAnsi"/>
        </w:rPr>
      </w:pPr>
      <w:r w:rsidRPr="00994E45">
        <w:rPr>
          <w:rFonts w:asciiTheme="minorHAnsi" w:hAnsiTheme="minorHAnsi" w:cstheme="minorHAnsi"/>
        </w:rPr>
        <w:t>Logs shall be retrievable based on global id from all components of solutions.</w:t>
      </w:r>
    </w:p>
    <w:p w:rsidR="00276F1B" w:rsidRPr="00995222" w:rsidRDefault="00276F1B" w:rsidP="00276F1B">
      <w:pPr>
        <w:jc w:val="both"/>
        <w:rPr>
          <w:rFonts w:asciiTheme="minorHAnsi" w:hAnsiTheme="minorHAnsi" w:cstheme="minorHAnsi"/>
        </w:rPr>
      </w:pPr>
    </w:p>
    <w:p w:rsidR="00276F1B" w:rsidRPr="00994E45" w:rsidRDefault="00276F1B" w:rsidP="00276F1B">
      <w:pPr>
        <w:pStyle w:val="ListParagraph"/>
        <w:numPr>
          <w:ilvl w:val="0"/>
          <w:numId w:val="5"/>
        </w:numPr>
        <w:contextualSpacing/>
        <w:jc w:val="both"/>
        <w:rPr>
          <w:rFonts w:asciiTheme="minorHAnsi" w:hAnsiTheme="minorHAnsi" w:cstheme="minorHAnsi"/>
        </w:rPr>
      </w:pPr>
      <w:r w:rsidRPr="00994E45">
        <w:rPr>
          <w:rFonts w:asciiTheme="minorHAnsi" w:hAnsiTheme="minorHAnsi" w:cstheme="minorHAnsi"/>
        </w:rPr>
        <w:lastRenderedPageBreak/>
        <w:t>All request and event from external systems to be captured.</w:t>
      </w:r>
    </w:p>
    <w:p w:rsidR="00276F1B" w:rsidRPr="00995222" w:rsidRDefault="00276F1B" w:rsidP="00276F1B">
      <w:pPr>
        <w:jc w:val="both"/>
        <w:rPr>
          <w:rFonts w:asciiTheme="minorHAnsi" w:hAnsiTheme="minorHAnsi" w:cstheme="minorHAnsi"/>
        </w:rPr>
      </w:pPr>
    </w:p>
    <w:p w:rsidR="00276F1B" w:rsidRPr="00994E45" w:rsidRDefault="00276F1B" w:rsidP="00276F1B">
      <w:pPr>
        <w:pStyle w:val="ListParagraph"/>
        <w:numPr>
          <w:ilvl w:val="0"/>
          <w:numId w:val="5"/>
        </w:numPr>
        <w:contextualSpacing/>
        <w:jc w:val="both"/>
        <w:rPr>
          <w:rFonts w:asciiTheme="minorHAnsi" w:hAnsiTheme="minorHAnsi" w:cstheme="minorHAnsi"/>
        </w:rPr>
      </w:pPr>
      <w:r w:rsidRPr="00994E45">
        <w:rPr>
          <w:rFonts w:asciiTheme="minorHAnsi" w:hAnsiTheme="minorHAnsi" w:cstheme="minorHAnsi"/>
        </w:rPr>
        <w:t>There shall be central purging policy in place.</w:t>
      </w:r>
    </w:p>
    <w:p w:rsidR="00953671" w:rsidRPr="00994E45" w:rsidRDefault="00953671" w:rsidP="00953671">
      <w:pPr>
        <w:pStyle w:val="InstructionalBullet"/>
        <w:numPr>
          <w:ilvl w:val="0"/>
          <w:numId w:val="0"/>
        </w:numPr>
        <w:rPr>
          <w:rFonts w:asciiTheme="minorHAnsi" w:hAnsiTheme="minorHAnsi" w:cstheme="minorHAnsi"/>
        </w:rPr>
      </w:pPr>
    </w:p>
    <w:p w:rsidR="00953671" w:rsidRPr="00994E45" w:rsidRDefault="00953671" w:rsidP="00953671">
      <w:pPr>
        <w:rPr>
          <w:rFonts w:asciiTheme="minorHAnsi" w:hAnsiTheme="minorHAnsi" w:cstheme="minorHAnsi"/>
          <w:b/>
          <w:sz w:val="28"/>
        </w:rPr>
      </w:pPr>
      <w:r>
        <w:rPr>
          <w:rFonts w:asciiTheme="minorHAnsi" w:hAnsiTheme="minorHAnsi" w:cstheme="minorHAnsi"/>
          <w:b/>
          <w:sz w:val="28"/>
        </w:rPr>
        <w:t>6</w:t>
      </w:r>
      <w:r w:rsidRPr="00994E45">
        <w:rPr>
          <w:rFonts w:asciiTheme="minorHAnsi" w:hAnsiTheme="minorHAnsi" w:cstheme="minorHAnsi"/>
          <w:b/>
          <w:sz w:val="28"/>
        </w:rPr>
        <w:t xml:space="preserve">.12  </w:t>
      </w:r>
      <w:r w:rsidRPr="00E71F88">
        <w:rPr>
          <w:rFonts w:asciiTheme="minorHAnsi" w:hAnsiTheme="minorHAnsi" w:cstheme="minorHAnsi"/>
          <w:b/>
          <w:caps/>
          <w:sz w:val="28"/>
        </w:rPr>
        <w:t>Testing Strategy</w:t>
      </w:r>
    </w:p>
    <w:p w:rsidR="00953671" w:rsidRPr="00994E45" w:rsidRDefault="00953671" w:rsidP="00953671">
      <w:pPr>
        <w:pStyle w:val="ListParagraph"/>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844"/>
        <w:gridCol w:w="5267"/>
        <w:gridCol w:w="2905"/>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6</w:t>
            </w:r>
            <w:r w:rsidRPr="00994E45">
              <w:rPr>
                <w:rFonts w:asciiTheme="minorHAnsi" w:hAnsiTheme="minorHAnsi" w:cstheme="minorHAnsi"/>
                <w:b/>
                <w:bCs/>
                <w:color w:val="000000"/>
              </w:rPr>
              <w:t>.1</w:t>
            </w:r>
            <w:r>
              <w:rPr>
                <w:rFonts w:asciiTheme="minorHAnsi" w:hAnsiTheme="minorHAnsi" w:cstheme="minorHAnsi"/>
                <w:b/>
                <w:bCs/>
                <w:color w:val="000000"/>
              </w:rPr>
              <w:t>2</w:t>
            </w:r>
          </w:p>
        </w:tc>
        <w:tc>
          <w:tcPr>
            <w:tcW w:w="6448" w:type="dxa"/>
            <w:vAlign w:val="center"/>
          </w:tcPr>
          <w:p w:rsidR="00953671" w:rsidRPr="00994E45" w:rsidRDefault="00953671" w:rsidP="00E52F44">
            <w:pPr>
              <w:pStyle w:val="Heading2"/>
              <w:ind w:left="576" w:hanging="576"/>
              <w:outlineLvl w:val="1"/>
              <w:rPr>
                <w:rFonts w:asciiTheme="minorHAnsi" w:hAnsiTheme="minorHAnsi" w:cstheme="minorHAnsi"/>
                <w:sz w:val="28"/>
                <w:szCs w:val="28"/>
              </w:rPr>
            </w:pPr>
            <w:bookmarkStart w:id="179" w:name="_Toc456615365"/>
            <w:bookmarkStart w:id="180" w:name="_Toc456615785"/>
            <w:bookmarkStart w:id="181" w:name="_Toc456958766"/>
            <w:bookmarkStart w:id="182" w:name="_Toc456959077"/>
            <w:bookmarkStart w:id="183" w:name="_Toc502860905"/>
            <w:r w:rsidRPr="00994E45">
              <w:rPr>
                <w:rFonts w:asciiTheme="minorHAnsi" w:hAnsiTheme="minorHAnsi" w:cstheme="minorHAnsi"/>
                <w:sz w:val="28"/>
                <w:szCs w:val="28"/>
              </w:rPr>
              <w:t>Testing Strategy</w:t>
            </w:r>
            <w:bookmarkEnd w:id="179"/>
            <w:bookmarkEnd w:id="180"/>
            <w:bookmarkEnd w:id="181"/>
            <w:bookmarkEnd w:id="182"/>
            <w:bookmarkEnd w:id="183"/>
            <w:r w:rsidRPr="00994E45">
              <w:rPr>
                <w:rFonts w:asciiTheme="minorHAnsi" w:hAnsiTheme="minorHAnsi" w:cstheme="minorHAnsi"/>
                <w:sz w:val="28"/>
                <w:szCs w:val="28"/>
              </w:rPr>
              <w:t xml:space="preserve"> </w:t>
            </w: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953671" w:rsidRPr="00994E45" w:rsidRDefault="00953671" w:rsidP="00953671">
      <w:pPr>
        <w:jc w:val="both"/>
        <w:rPr>
          <w:rFonts w:asciiTheme="minorHAnsi" w:hAnsiTheme="minorHAnsi" w:cstheme="minorHAnsi"/>
        </w:rPr>
      </w:pPr>
      <w:r w:rsidRPr="00994E45">
        <w:rPr>
          <w:rFonts w:asciiTheme="minorHAnsi" w:hAnsiTheme="minorHAnsi" w:cstheme="minorHAnsi"/>
        </w:rPr>
        <w:t>Testing Strategy has to be part of solution document and should be detailed</w:t>
      </w:r>
    </w:p>
    <w:p w:rsidR="00953671" w:rsidRPr="00994E45" w:rsidRDefault="00953671" w:rsidP="00953671">
      <w:pPr>
        <w:jc w:val="both"/>
        <w:rPr>
          <w:rFonts w:asciiTheme="minorHAnsi" w:hAnsiTheme="minorHAnsi" w:cstheme="minorHAnsi"/>
        </w:rPr>
      </w:pPr>
    </w:p>
    <w:p w:rsidR="00953671" w:rsidRPr="00994E45" w:rsidRDefault="00953671" w:rsidP="00953671">
      <w:pPr>
        <w:pStyle w:val="ListParagraph"/>
        <w:numPr>
          <w:ilvl w:val="0"/>
          <w:numId w:val="7"/>
        </w:numPr>
        <w:contextualSpacing/>
        <w:jc w:val="both"/>
        <w:rPr>
          <w:rFonts w:asciiTheme="minorHAnsi" w:hAnsiTheme="minorHAnsi" w:cstheme="minorHAnsi"/>
        </w:rPr>
      </w:pPr>
      <w:r w:rsidRPr="00994E45">
        <w:rPr>
          <w:rFonts w:asciiTheme="minorHAnsi" w:hAnsiTheme="minorHAnsi" w:cstheme="minorHAnsi"/>
        </w:rPr>
        <w:t>Test units should be developed and stored. Automation can be done later on same.</w:t>
      </w:r>
    </w:p>
    <w:p w:rsidR="00953671" w:rsidRPr="00994E45" w:rsidRDefault="00953671" w:rsidP="00953671">
      <w:pPr>
        <w:pStyle w:val="ListParagraph"/>
        <w:numPr>
          <w:ilvl w:val="0"/>
          <w:numId w:val="7"/>
        </w:numPr>
        <w:contextualSpacing/>
        <w:jc w:val="both"/>
        <w:rPr>
          <w:rFonts w:asciiTheme="minorHAnsi" w:hAnsiTheme="minorHAnsi" w:cstheme="minorHAnsi"/>
        </w:rPr>
      </w:pPr>
      <w:r w:rsidRPr="00994E45">
        <w:rPr>
          <w:rFonts w:asciiTheme="minorHAnsi" w:hAnsiTheme="minorHAnsi" w:cstheme="minorHAnsi"/>
        </w:rPr>
        <w:t>Writing test code , shall be part of development and shall be part of development documents</w:t>
      </w:r>
    </w:p>
    <w:p w:rsidR="00953671" w:rsidRPr="00994E45" w:rsidRDefault="00953671" w:rsidP="00953671">
      <w:pPr>
        <w:pStyle w:val="ListParagraph"/>
        <w:numPr>
          <w:ilvl w:val="0"/>
          <w:numId w:val="7"/>
        </w:numPr>
        <w:contextualSpacing/>
        <w:jc w:val="both"/>
        <w:rPr>
          <w:rFonts w:asciiTheme="minorHAnsi" w:hAnsiTheme="minorHAnsi" w:cstheme="minorHAnsi"/>
        </w:rPr>
      </w:pPr>
      <w:r w:rsidRPr="00994E45">
        <w:rPr>
          <w:rFonts w:asciiTheme="minorHAnsi" w:hAnsiTheme="minorHAnsi" w:cstheme="minorHAnsi"/>
        </w:rPr>
        <w:t xml:space="preserve">Unit testing  test- suite to be identified.  </w:t>
      </w:r>
    </w:p>
    <w:p w:rsidR="00953671" w:rsidRDefault="00953671" w:rsidP="00953671">
      <w:pPr>
        <w:pStyle w:val="InstructionalBullet"/>
        <w:numPr>
          <w:ilvl w:val="0"/>
          <w:numId w:val="0"/>
        </w:numPr>
      </w:pPr>
    </w:p>
    <w:p w:rsidR="00953671" w:rsidRPr="00DD7857" w:rsidRDefault="00953671" w:rsidP="00953671">
      <w:pPr>
        <w:pStyle w:val="Heading2"/>
      </w:pPr>
      <w:bookmarkStart w:id="184" w:name="_Toc233711082"/>
      <w:bookmarkStart w:id="185" w:name="_Toc234814145"/>
      <w:bookmarkStart w:id="186" w:name="_Toc279755416"/>
      <w:bookmarkStart w:id="187" w:name="_Toc502860906"/>
      <w:r w:rsidRPr="00DD7857">
        <w:t>Alternative Designs</w:t>
      </w:r>
      <w:bookmarkEnd w:id="184"/>
      <w:bookmarkEnd w:id="185"/>
      <w:bookmarkEnd w:id="186"/>
      <w:bookmarkEnd w:id="187"/>
      <w:r w:rsidRPr="00DD7857">
        <w:t xml:space="preserve"> </w:t>
      </w:r>
    </w:p>
    <w:p w:rsidR="00953671" w:rsidRPr="00687BF2" w:rsidRDefault="00953671" w:rsidP="00953671">
      <w:pPr>
        <w:pStyle w:val="InstructionalText"/>
        <w:rPr>
          <w:color w:val="4BACC6" w:themeColor="accent5"/>
        </w:rPr>
      </w:pPr>
      <w:bookmarkStart w:id="188" w:name="_Toc233711084"/>
      <w:bookmarkStart w:id="189" w:name="_Toc234814148"/>
      <w:bookmarkStart w:id="190" w:name="_Toc279755419"/>
      <w:r w:rsidRPr="00FB6421">
        <w:t>Describes alternative designs, evaluation criteria, risks and issues that were considered in choosing the design. If an ATO Integrated Solution – Project was developed for this project and the design deviates in its approach from that recommended in the ATO Integrated Solution – Project, the HLD should explain the difference in approach and the rationale for the change.</w:t>
      </w:r>
      <w:r w:rsidRPr="00687BF2">
        <w:rPr>
          <w:color w:val="4BACC6" w:themeColor="accent5"/>
        </w:rPr>
        <w:t xml:space="preserve"> </w:t>
      </w:r>
      <w:r>
        <w:rPr>
          <w:color w:val="4BACC6" w:themeColor="accent5"/>
        </w:rPr>
        <w:br/>
      </w:r>
    </w:p>
    <w:p w:rsidR="00953671" w:rsidRPr="00DD7857" w:rsidRDefault="00953671" w:rsidP="00953671">
      <w:pPr>
        <w:pStyle w:val="Heading2"/>
      </w:pPr>
      <w:bookmarkStart w:id="191" w:name="_Toc502860907"/>
      <w:r w:rsidRPr="00DD7857">
        <w:t>Assumptions/Risks</w:t>
      </w:r>
      <w:bookmarkEnd w:id="188"/>
      <w:bookmarkEnd w:id="189"/>
      <w:bookmarkEnd w:id="190"/>
      <w:bookmarkEnd w:id="191"/>
      <w:r w:rsidRPr="00DD7857">
        <w:t xml:space="preserve"> </w:t>
      </w:r>
    </w:p>
    <w:tbl>
      <w:tblPr>
        <w:tblW w:w="0" w:type="auto"/>
        <w:tblInd w:w="93" w:type="dxa"/>
        <w:tblLook w:val="04A0" w:firstRow="1" w:lastRow="0" w:firstColumn="1" w:lastColumn="0" w:noHBand="0" w:noVBand="1"/>
      </w:tblPr>
      <w:tblGrid>
        <w:gridCol w:w="523"/>
        <w:gridCol w:w="6742"/>
        <w:gridCol w:w="1653"/>
      </w:tblGrid>
      <w:tr w:rsidR="00953671" w:rsidRPr="00994E45" w:rsidTr="00276F1B">
        <w:trPr>
          <w:trHeight w:val="223"/>
        </w:trPr>
        <w:tc>
          <w:tcPr>
            <w:tcW w:w="523" w:type="dxa"/>
            <w:tcBorders>
              <w:top w:val="single" w:sz="8" w:space="0" w:color="auto"/>
              <w:left w:val="single" w:sz="8" w:space="0" w:color="auto"/>
              <w:bottom w:val="single" w:sz="8" w:space="0" w:color="auto"/>
              <w:right w:val="single" w:sz="4" w:space="0" w:color="auto"/>
            </w:tcBorders>
            <w:shd w:val="clear" w:color="auto" w:fill="A6A6A6" w:themeFill="background1" w:themeFillShade="A6"/>
            <w:vAlign w:val="bottom"/>
            <w:hideMark/>
          </w:tcPr>
          <w:p w:rsidR="00953671" w:rsidRPr="00994E45" w:rsidRDefault="00953671" w:rsidP="00E52F44">
            <w:pPr>
              <w:jc w:val="center"/>
              <w:rPr>
                <w:rFonts w:asciiTheme="minorHAnsi" w:hAnsiTheme="minorHAnsi" w:cstheme="minorHAnsi"/>
                <w:b/>
                <w:bCs/>
                <w:color w:val="000000"/>
              </w:rPr>
            </w:pPr>
            <w:r w:rsidRPr="00994E45">
              <w:rPr>
                <w:rFonts w:asciiTheme="minorHAnsi" w:hAnsiTheme="minorHAnsi" w:cstheme="minorHAnsi"/>
                <w:b/>
                <w:bCs/>
                <w:color w:val="000000"/>
              </w:rPr>
              <w:t>#</w:t>
            </w:r>
          </w:p>
        </w:tc>
        <w:tc>
          <w:tcPr>
            <w:tcW w:w="6742" w:type="dxa"/>
            <w:tcBorders>
              <w:top w:val="single" w:sz="8" w:space="0" w:color="auto"/>
              <w:left w:val="nil"/>
              <w:bottom w:val="single" w:sz="8" w:space="0" w:color="auto"/>
              <w:right w:val="single" w:sz="4" w:space="0" w:color="auto"/>
            </w:tcBorders>
            <w:shd w:val="clear" w:color="auto" w:fill="A6A6A6" w:themeFill="background1" w:themeFillShade="A6"/>
            <w:vAlign w:val="bottom"/>
            <w:hideMark/>
          </w:tcPr>
          <w:p w:rsidR="00953671" w:rsidRPr="00994E45" w:rsidRDefault="00953671" w:rsidP="00E52F44">
            <w:pPr>
              <w:jc w:val="both"/>
              <w:rPr>
                <w:rFonts w:asciiTheme="minorHAnsi" w:hAnsiTheme="minorHAnsi" w:cstheme="minorHAnsi"/>
                <w:b/>
                <w:bCs/>
                <w:color w:val="000000"/>
              </w:rPr>
            </w:pPr>
            <w:r w:rsidRPr="00994E45">
              <w:rPr>
                <w:rFonts w:asciiTheme="minorHAnsi" w:hAnsiTheme="minorHAnsi" w:cstheme="minorHAnsi"/>
                <w:b/>
                <w:bCs/>
                <w:color w:val="000000"/>
              </w:rPr>
              <w:t>Assumption text</w:t>
            </w:r>
          </w:p>
        </w:tc>
        <w:tc>
          <w:tcPr>
            <w:tcW w:w="1653" w:type="dxa"/>
            <w:tcBorders>
              <w:top w:val="single" w:sz="8" w:space="0" w:color="auto"/>
              <w:left w:val="nil"/>
              <w:bottom w:val="single" w:sz="8" w:space="0" w:color="auto"/>
              <w:right w:val="single" w:sz="4" w:space="0" w:color="auto"/>
            </w:tcBorders>
            <w:shd w:val="clear" w:color="auto" w:fill="A6A6A6" w:themeFill="background1" w:themeFillShade="A6"/>
            <w:hideMark/>
          </w:tcPr>
          <w:p w:rsidR="00953671" w:rsidRPr="00994E45" w:rsidRDefault="00953671" w:rsidP="00E52F44">
            <w:pPr>
              <w:jc w:val="center"/>
              <w:rPr>
                <w:rFonts w:asciiTheme="minorHAnsi" w:hAnsiTheme="minorHAnsi" w:cstheme="minorHAnsi"/>
                <w:b/>
                <w:bCs/>
                <w:color w:val="000000"/>
              </w:rPr>
            </w:pPr>
            <w:r w:rsidRPr="00994E45">
              <w:rPr>
                <w:rFonts w:asciiTheme="minorHAnsi" w:hAnsiTheme="minorHAnsi" w:cstheme="minorHAnsi"/>
                <w:b/>
                <w:bCs/>
                <w:color w:val="000000"/>
              </w:rPr>
              <w:t>Disposition</w:t>
            </w: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1</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pStyle w:val="Default"/>
              <w:jc w:val="both"/>
              <w:rPr>
                <w:rFonts w:asciiTheme="minorHAnsi" w:hAnsiTheme="minorHAnsi" w:cstheme="minorHAnsi"/>
                <w:color w:val="BFBFBF" w:themeColor="background1" w:themeShade="BF"/>
              </w:rPr>
            </w:pPr>
            <w:r w:rsidRPr="00194D66">
              <w:rPr>
                <w:rFonts w:asciiTheme="minorHAnsi" w:hAnsiTheme="minorHAnsi" w:cstheme="minorHAnsi"/>
                <w:color w:val="auto"/>
                <w:sz w:val="20"/>
                <w:szCs w:val="20"/>
              </w:rPr>
              <w:t>Interfaces with the Source systems will be available for integration</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2</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End to End testing will be performed before commencing User Acceptance Testing (UAT). This means all impacted interfacing systems will be involved during project requirement discussions, development , system testing and end to end testing</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3</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 xml:space="preserve">UAT will be performed on production like environment with </w:t>
            </w:r>
            <w:r>
              <w:rPr>
                <w:rFonts w:asciiTheme="minorHAnsi" w:hAnsiTheme="minorHAnsi" w:cstheme="minorHAnsi"/>
              </w:rPr>
              <w:t>live</w:t>
            </w:r>
            <w:r w:rsidRPr="00194D66">
              <w:rPr>
                <w:rFonts w:asciiTheme="minorHAnsi" w:hAnsiTheme="minorHAnsi" w:cstheme="minorHAnsi"/>
              </w:rPr>
              <w:t xml:space="preserve"> data</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4</w:t>
            </w:r>
          </w:p>
        </w:tc>
        <w:tc>
          <w:tcPr>
            <w:tcW w:w="6742" w:type="dxa"/>
            <w:tcBorders>
              <w:top w:val="nil"/>
              <w:left w:val="nil"/>
              <w:bottom w:val="single" w:sz="4" w:space="0" w:color="auto"/>
              <w:right w:val="single" w:sz="4" w:space="0" w:color="auto"/>
            </w:tcBorders>
            <w:vAlign w:val="bottom"/>
          </w:tcPr>
          <w:p w:rsidR="00276F1B" w:rsidRPr="0073551A"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 xml:space="preserve">Exact names of </w:t>
            </w:r>
            <w:r>
              <w:rPr>
                <w:rFonts w:asciiTheme="minorHAnsi" w:hAnsiTheme="minorHAnsi" w:cstheme="minorHAnsi"/>
              </w:rPr>
              <w:t xml:space="preserve">micro </w:t>
            </w:r>
            <w:r w:rsidRPr="00194D66">
              <w:rPr>
                <w:rFonts w:asciiTheme="minorHAnsi" w:hAnsiTheme="minorHAnsi" w:cstheme="minorHAnsi"/>
              </w:rPr>
              <w:t xml:space="preserve">services/operation that are either exposed to or consumed from </w:t>
            </w:r>
            <w:r>
              <w:rPr>
                <w:rFonts w:asciiTheme="minorHAnsi" w:hAnsiTheme="minorHAnsi" w:cstheme="minorHAnsi"/>
              </w:rPr>
              <w:t>Application</w:t>
            </w:r>
            <w:r w:rsidRPr="00194D66">
              <w:rPr>
                <w:rFonts w:asciiTheme="minorHAnsi" w:hAnsiTheme="minorHAnsi" w:cstheme="minorHAnsi"/>
              </w:rPr>
              <w:t xml:space="preserve"> to be finalized in Technical Document.</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5</w:t>
            </w:r>
          </w:p>
        </w:tc>
        <w:tc>
          <w:tcPr>
            <w:tcW w:w="6742" w:type="dxa"/>
            <w:tcBorders>
              <w:top w:val="nil"/>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sidRPr="00194D66">
              <w:rPr>
                <w:rFonts w:asciiTheme="minorHAnsi" w:hAnsiTheme="minorHAnsi" w:cstheme="minorHAnsi"/>
              </w:rPr>
              <w:t>Performance testing and End to end testing  are out of scope.</w:t>
            </w:r>
          </w:p>
          <w:p w:rsidR="00276F1B" w:rsidRPr="00194D66" w:rsidRDefault="00276F1B" w:rsidP="00276F1B">
            <w:pPr>
              <w:jc w:val="both"/>
              <w:rPr>
                <w:rFonts w:asciiTheme="minorHAnsi" w:hAnsiTheme="minorHAnsi" w:cstheme="minorHAnsi"/>
              </w:rPr>
            </w:pP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rPr>
            </w:pPr>
            <w:r w:rsidRPr="00994E45">
              <w:rPr>
                <w:rFonts w:asciiTheme="minorHAnsi" w:hAnsiTheme="minorHAnsi" w:cstheme="minorHAnsi"/>
                <w:b/>
              </w:rPr>
              <w:t>6</w:t>
            </w:r>
          </w:p>
        </w:tc>
        <w:tc>
          <w:tcPr>
            <w:tcW w:w="6742" w:type="dxa"/>
            <w:tcBorders>
              <w:top w:val="single" w:sz="4" w:space="0" w:color="auto"/>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Pr>
                <w:rFonts w:asciiTheme="minorHAnsi" w:hAnsiTheme="minorHAnsi" w:cstheme="minorHAnsi"/>
              </w:rPr>
              <w:t xml:space="preserve">Solution is </w:t>
            </w:r>
            <w:r w:rsidRPr="00194D66">
              <w:rPr>
                <w:rFonts w:asciiTheme="minorHAnsi" w:hAnsiTheme="minorHAnsi" w:cstheme="minorHAnsi"/>
              </w:rPr>
              <w:t>Depending upon the input data pattern received</w:t>
            </w:r>
            <w:r>
              <w:rPr>
                <w:rFonts w:asciiTheme="minorHAnsi" w:hAnsiTheme="minorHAnsi" w:cstheme="minorHAnsi"/>
              </w:rPr>
              <w:t>. S</w:t>
            </w:r>
            <w:r w:rsidRPr="00194D66">
              <w:rPr>
                <w:rFonts w:asciiTheme="minorHAnsi" w:hAnsiTheme="minorHAnsi" w:cstheme="minorHAnsi"/>
              </w:rPr>
              <w:t>olution will be</w:t>
            </w:r>
            <w:r>
              <w:rPr>
                <w:rFonts w:asciiTheme="minorHAnsi" w:hAnsiTheme="minorHAnsi" w:cstheme="minorHAnsi"/>
              </w:rPr>
              <w:t xml:space="preserve"> impacted and changed  if change in pattern of input stream.</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rPr>
            </w:pPr>
            <w:r w:rsidRPr="00994E45">
              <w:rPr>
                <w:rFonts w:asciiTheme="minorHAnsi" w:hAnsiTheme="minorHAnsi" w:cstheme="minorHAnsi"/>
                <w:b/>
              </w:rPr>
              <w:lastRenderedPageBreak/>
              <w:t>7</w:t>
            </w:r>
          </w:p>
        </w:tc>
        <w:tc>
          <w:tcPr>
            <w:tcW w:w="6742" w:type="dxa"/>
            <w:tcBorders>
              <w:top w:val="single" w:sz="4" w:space="0" w:color="auto"/>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sidRPr="00194D66">
              <w:rPr>
                <w:rFonts w:asciiTheme="minorHAnsi" w:hAnsiTheme="minorHAnsi" w:cstheme="minorHAnsi"/>
              </w:rPr>
              <w:t xml:space="preserve">Since we are </w:t>
            </w:r>
            <w:r>
              <w:rPr>
                <w:rFonts w:asciiTheme="minorHAnsi" w:hAnsiTheme="minorHAnsi" w:cstheme="minorHAnsi"/>
              </w:rPr>
              <w:t>computing Distance and Idle time of active dispatches</w:t>
            </w:r>
            <w:r w:rsidRPr="00194D66">
              <w:rPr>
                <w:rFonts w:asciiTheme="minorHAnsi" w:hAnsiTheme="minorHAnsi" w:cstheme="minorHAnsi"/>
              </w:rPr>
              <w:t xml:space="preserve">, all events having no </w:t>
            </w:r>
            <w:r>
              <w:rPr>
                <w:rFonts w:asciiTheme="minorHAnsi" w:hAnsiTheme="minorHAnsi" w:cstheme="minorHAnsi"/>
              </w:rPr>
              <w:t>dispatches</w:t>
            </w:r>
            <w:r w:rsidRPr="00194D66">
              <w:rPr>
                <w:rFonts w:asciiTheme="minorHAnsi" w:hAnsiTheme="minorHAnsi" w:cstheme="minorHAnsi"/>
              </w:rPr>
              <w:t xml:space="preserve"> etc will be ignored</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rPr>
            </w:pPr>
            <w:r w:rsidRPr="00994E45">
              <w:rPr>
                <w:rFonts w:asciiTheme="minorHAnsi" w:hAnsiTheme="minorHAnsi" w:cstheme="minorHAnsi"/>
                <w:b/>
              </w:rPr>
              <w:t>8</w:t>
            </w: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jc w:val="both"/>
              <w:rPr>
                <w:rFonts w:asciiTheme="minorHAnsi" w:hAnsiTheme="minorHAnsi" w:cstheme="minorHAnsi"/>
                <w:color w:val="BFBFBF" w:themeColor="background1" w:themeShade="BF"/>
              </w:rPr>
            </w:pPr>
            <w:r w:rsidRPr="00511DA9">
              <w:rPr>
                <w:rFonts w:asciiTheme="minorHAnsi" w:hAnsiTheme="minorHAnsi" w:cstheme="minorHAnsi"/>
              </w:rPr>
              <w:t xml:space="preserve">Once the </w:t>
            </w:r>
            <w:r>
              <w:rPr>
                <w:rFonts w:asciiTheme="minorHAnsi" w:hAnsiTheme="minorHAnsi" w:cstheme="minorHAnsi"/>
              </w:rPr>
              <w:t>Work id</w:t>
            </w:r>
            <w:r w:rsidRPr="00511DA9">
              <w:rPr>
                <w:rFonts w:asciiTheme="minorHAnsi" w:hAnsiTheme="minorHAnsi" w:cstheme="minorHAnsi"/>
              </w:rPr>
              <w:t xml:space="preserve"> is </w:t>
            </w:r>
            <w:r>
              <w:rPr>
                <w:rFonts w:asciiTheme="minorHAnsi" w:hAnsiTheme="minorHAnsi" w:cstheme="minorHAnsi"/>
              </w:rPr>
              <w:t>associated</w:t>
            </w:r>
            <w:r w:rsidRPr="00511DA9">
              <w:rPr>
                <w:rFonts w:asciiTheme="minorHAnsi" w:hAnsiTheme="minorHAnsi" w:cstheme="minorHAnsi"/>
              </w:rPr>
              <w:t xml:space="preserve"> with first </w:t>
            </w:r>
            <w:r>
              <w:rPr>
                <w:rFonts w:asciiTheme="minorHAnsi" w:hAnsiTheme="minorHAnsi" w:cstheme="minorHAnsi"/>
              </w:rPr>
              <w:t>Technician,</w:t>
            </w:r>
            <w:r w:rsidRPr="00511DA9">
              <w:rPr>
                <w:rFonts w:asciiTheme="minorHAnsi" w:hAnsiTheme="minorHAnsi" w:cstheme="minorHAnsi"/>
              </w:rPr>
              <w:t xml:space="preserve"> further </w:t>
            </w:r>
            <w:r>
              <w:rPr>
                <w:rFonts w:asciiTheme="minorHAnsi" w:hAnsiTheme="minorHAnsi" w:cstheme="minorHAnsi"/>
              </w:rPr>
              <w:t xml:space="preserve">changes in technician may/may not be updated on real time. </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9</w:t>
            </w: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jc w:val="both"/>
              <w:rPr>
                <w:rFonts w:asciiTheme="minorHAnsi" w:hAnsiTheme="minorHAnsi" w:cstheme="minorHAnsi"/>
                <w:color w:val="BFBFBF" w:themeColor="background1" w:themeShade="BF"/>
              </w:rPr>
            </w:pPr>
            <w:r>
              <w:rPr>
                <w:rFonts w:asciiTheme="minorHAnsi" w:hAnsiTheme="minorHAnsi" w:cstheme="minorHAnsi"/>
              </w:rPr>
              <w:t>DMaap will be</w:t>
            </w:r>
            <w:r w:rsidRPr="00511DA9">
              <w:rPr>
                <w:rFonts w:asciiTheme="minorHAnsi" w:hAnsiTheme="minorHAnsi" w:cstheme="minorHAnsi"/>
              </w:rPr>
              <w:t xml:space="preserve"> used</w:t>
            </w:r>
            <w:r>
              <w:rPr>
                <w:rFonts w:asciiTheme="minorHAnsi" w:hAnsiTheme="minorHAnsi" w:cstheme="minorHAnsi"/>
              </w:rPr>
              <w:t xml:space="preserve"> </w:t>
            </w:r>
            <w:r w:rsidRPr="00511DA9">
              <w:rPr>
                <w:rFonts w:asciiTheme="minorHAnsi" w:hAnsiTheme="minorHAnsi" w:cstheme="minorHAnsi"/>
              </w:rPr>
              <w:t xml:space="preserve"> for the purpose of </w:t>
            </w:r>
            <w:r>
              <w:rPr>
                <w:rFonts w:asciiTheme="minorHAnsi" w:hAnsiTheme="minorHAnsi" w:cstheme="minorHAnsi"/>
              </w:rPr>
              <w:t>reporting . and separate communication will be made and the fields being published will be decided in a separate AID document.</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10</w:t>
            </w:r>
          </w:p>
        </w:tc>
        <w:tc>
          <w:tcPr>
            <w:tcW w:w="6742" w:type="dxa"/>
            <w:tcBorders>
              <w:top w:val="single" w:sz="4" w:space="0" w:color="auto"/>
              <w:left w:val="nil"/>
              <w:bottom w:val="single" w:sz="4" w:space="0" w:color="auto"/>
              <w:right w:val="single" w:sz="4" w:space="0" w:color="auto"/>
            </w:tcBorders>
            <w:vAlign w:val="center"/>
          </w:tcPr>
          <w:p w:rsidR="00276F1B" w:rsidRPr="00511DA9" w:rsidRDefault="00276F1B" w:rsidP="00276F1B">
            <w:pPr>
              <w:jc w:val="both"/>
              <w:rPr>
                <w:rFonts w:asciiTheme="minorHAnsi" w:hAnsiTheme="minorHAnsi" w:cstheme="minorHAnsi"/>
              </w:rPr>
            </w:pPr>
            <w:r>
              <w:rPr>
                <w:rFonts w:asciiTheme="minorHAnsi" w:hAnsiTheme="minorHAnsi" w:cstheme="minorHAnsi"/>
              </w:rPr>
              <w:t xml:space="preserve">There will be </w:t>
            </w:r>
            <w:r w:rsidRPr="00AB10E3">
              <w:rPr>
                <w:rFonts w:asciiTheme="minorHAnsi" w:hAnsiTheme="minorHAnsi" w:cstheme="minorHAnsi"/>
              </w:rPr>
              <w:t>one active dispatch job on a given time</w:t>
            </w:r>
            <w:r>
              <w:rPr>
                <w:rFonts w:asciiTheme="minorHAnsi" w:hAnsiTheme="minorHAnsi" w:cstheme="minorHAnsi"/>
              </w:rPr>
              <w:t xml:space="preserve"> for a technician.</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rPr>
                <w:rFonts w:asciiTheme="minorHAnsi" w:hAnsiTheme="minorHAnsi" w:cstheme="minorHAnsi"/>
                <w:color w:val="BFBFBF" w:themeColor="background1" w:themeShade="BF"/>
                <w:sz w:val="28"/>
                <w:szCs w:val="28"/>
              </w:rPr>
            </w:pP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bl>
    <w:p w:rsidR="00953671" w:rsidRDefault="00953671" w:rsidP="00953671">
      <w:pPr>
        <w:pStyle w:val="InstructionalText"/>
      </w:pPr>
    </w:p>
    <w:p w:rsidR="00953671" w:rsidRDefault="00953671" w:rsidP="00953671">
      <w:pPr>
        <w:pStyle w:val="Heading2"/>
      </w:pPr>
      <w:bookmarkStart w:id="192" w:name="_Toc279504395"/>
      <w:bookmarkStart w:id="193" w:name="_Toc279755421"/>
      <w:bookmarkStart w:id="194" w:name="_Toc502860908"/>
      <w:r>
        <w:t>Pre-Production Disaster Recovery Planning</w:t>
      </w:r>
      <w:bookmarkEnd w:id="192"/>
      <w:bookmarkEnd w:id="193"/>
      <w:bookmarkEnd w:id="194"/>
    </w:p>
    <w:p w:rsidR="00953671" w:rsidRPr="00FB6421" w:rsidRDefault="00953671" w:rsidP="00953671">
      <w:pPr>
        <w:spacing w:after="200" w:line="276" w:lineRule="auto"/>
        <w:rPr>
          <w:rFonts w:cs="Courier New"/>
          <w:i/>
          <w:color w:val="067AB4"/>
        </w:rPr>
      </w:pPr>
      <w:r w:rsidRPr="00FB6421">
        <w:rPr>
          <w:rFonts w:cs="Courier New"/>
          <w:i/>
          <w:color w:val="067AB4"/>
        </w:rPr>
        <w:t xml:space="preserve">As a reminder, for each new or modified application refer to </w:t>
      </w:r>
      <w:hyperlink r:id="rId19" w:tgtFrame="_blank" w:history="1">
        <w:hyperlink r:id="rId20" w:history="1">
          <w:r w:rsidRPr="00FB6421">
            <w:rPr>
              <w:rFonts w:cs="Courier New"/>
              <w:i/>
              <w:color w:val="0000FF"/>
              <w:u w:val="single"/>
            </w:rPr>
            <w:t>GTOC- SCC&amp;S</w:t>
          </w:r>
          <w:r w:rsidRPr="00FB6421">
            <w:rPr>
              <w:rFonts w:cs="Courier New"/>
              <w:i/>
              <w:color w:val="0000FF"/>
              <w:u w:val="single"/>
            </w:rPr>
            <w:br/>
            <w:t>Integrated Policies and Standards</w:t>
          </w:r>
        </w:hyperlink>
      </w:hyperlink>
      <w:r w:rsidRPr="00FB6421">
        <w:rPr>
          <w:rFonts w:cs="Courier New"/>
          <w:i/>
          <w:color w:val="067AB4"/>
        </w:rPr>
        <w:t xml:space="preserve">. Review disaster recovery requirements for DR Plans, related documentation, and exercise requirements and ensure all DR requirements are met and reflected in MOTS before an application is entered into production. </w:t>
      </w:r>
      <w:r>
        <w:rPr>
          <w:rFonts w:cs="Courier New"/>
          <w:i/>
          <w:color w:val="067AB4"/>
        </w:rPr>
        <w:t xml:space="preserve">  </w:t>
      </w:r>
      <w:r w:rsidRPr="00FB6421">
        <w:rPr>
          <w:rFonts w:cs="Courier New"/>
          <w:i/>
          <w:color w:val="067AB4"/>
        </w:rPr>
        <w:t xml:space="preserve">Refer to </w:t>
      </w:r>
      <w:hyperlink r:id="rId21" w:history="1">
        <w:r w:rsidRPr="00FB6421">
          <w:rPr>
            <w:rFonts w:cs="Courier New"/>
            <w:i/>
            <w:color w:val="0000FF"/>
            <w:u w:val="single"/>
          </w:rPr>
          <w:t>GTOC-SCC&amp;S Capability Guidance</w:t>
        </w:r>
      </w:hyperlink>
      <w:r w:rsidRPr="00FB6421">
        <w:rPr>
          <w:rFonts w:cs="Courier New"/>
          <w:i/>
          <w:color w:val="067AB4"/>
        </w:rPr>
        <w:t xml:space="preserve"> for more detailed instructions.  If pre-production Disaster Recovery is not needed for this project, place an NA in this section with a business reason (i.e., OS version upgrade or Database version upgrade).</w:t>
      </w:r>
    </w:p>
    <w:p w:rsidR="00953671" w:rsidRPr="00AD1594" w:rsidRDefault="00953671" w:rsidP="00953671">
      <w:pPr>
        <w:pStyle w:val="Heading3"/>
      </w:pPr>
      <w:bookmarkStart w:id="195" w:name="_Toc279755422"/>
    </w:p>
    <w:p w:rsidR="00953671" w:rsidRDefault="00953671" w:rsidP="00953671">
      <w:pPr>
        <w:pStyle w:val="Heading2"/>
      </w:pPr>
      <w:bookmarkStart w:id="196" w:name="_Toc502860909"/>
      <w:r w:rsidRPr="002303FB">
        <w:t>Other Plans and References</w:t>
      </w:r>
      <w:bookmarkEnd w:id="195"/>
      <w:bookmarkEnd w:id="196"/>
    </w:p>
    <w:p w:rsidR="00952AF0" w:rsidRDefault="00952AF0" w:rsidP="00952AF0">
      <w:pPr>
        <w:spacing w:after="160" w:line="259" w:lineRule="auto"/>
        <w:ind w:left="1080"/>
        <w:contextualSpacing/>
      </w:pPr>
      <w:r>
        <w:t>Sample data for Reference is available for both tables at NAS:</w:t>
      </w:r>
    </w:p>
    <w:p w:rsidR="00952AF0" w:rsidRDefault="00952AF0" w:rsidP="00952AF0">
      <w:pPr>
        <w:spacing w:after="160" w:line="259" w:lineRule="auto"/>
        <w:ind w:left="1080"/>
        <w:contextualSpacing/>
      </w:pPr>
    </w:p>
    <w:p w:rsidR="00952AF0" w:rsidRDefault="00FA5042" w:rsidP="00952AF0">
      <w:pPr>
        <w:spacing w:after="160" w:line="259" w:lineRule="auto"/>
        <w:ind w:left="1080"/>
        <w:contextualSpacing/>
      </w:pPr>
      <w:hyperlink r:id="rId22" w:history="1">
        <w:r w:rsidR="00952AF0" w:rsidRPr="000F4862">
          <w:rPr>
            <w:rStyle w:val="Hyperlink"/>
          </w:rPr>
          <w:t>\\ATT.TechMahindra.com\Filer\FSDATA3\H609_ATT_RAPTOR\RAPTOR-Dipatch\Data_XBF_CLLI</w:t>
        </w:r>
      </w:hyperlink>
    </w:p>
    <w:p w:rsidR="00952AF0" w:rsidRDefault="00980121" w:rsidP="004F2A12">
      <w:pPr>
        <w:pStyle w:val="Heading3"/>
        <w:ind w:left="360" w:firstLine="720"/>
      </w:pPr>
      <w:r w:rsidRPr="00980121">
        <w:t>SECN_Microservice_Guide.docx</w:t>
      </w:r>
      <w:r>
        <w:t xml:space="preserve"> for E-mail</w:t>
      </w:r>
    </w:p>
    <w:p w:rsidR="00952AF0" w:rsidRPr="00952AF0" w:rsidRDefault="00952AF0" w:rsidP="00952AF0"/>
    <w:tbl>
      <w:tblPr>
        <w:tblW w:w="750" w:type="pct"/>
        <w:tblLayout w:type="fixed"/>
        <w:tblLook w:val="04A0" w:firstRow="1" w:lastRow="0" w:firstColumn="1" w:lastColumn="0" w:noHBand="0" w:noVBand="1"/>
      </w:tblPr>
      <w:tblGrid>
        <w:gridCol w:w="1354"/>
      </w:tblGrid>
      <w:tr w:rsidR="00953671" w:rsidTr="00E52F44">
        <w:tc>
          <w:tcPr>
            <w:tcW w:w="1620" w:type="dxa"/>
            <w:hideMark/>
          </w:tcPr>
          <w:p w:rsidR="00953671" w:rsidRDefault="00953671" w:rsidP="00E52F44">
            <w:pPr>
              <w:rPr>
                <w:rFonts w:ascii="Calibri" w:eastAsia="Calibri" w:hAnsi="Calibri"/>
              </w:rPr>
            </w:pPr>
          </w:p>
        </w:tc>
      </w:tr>
      <w:tr w:rsidR="00953671" w:rsidRPr="00994E45" w:rsidTr="00E52F44">
        <w:tc>
          <w:tcPr>
            <w:tcW w:w="1620" w:type="dxa"/>
            <w:hideMark/>
          </w:tcPr>
          <w:p w:rsidR="00953671" w:rsidRPr="00994E45" w:rsidRDefault="00953671" w:rsidP="00E52F44">
            <w:pPr>
              <w:rPr>
                <w:rFonts w:asciiTheme="minorHAnsi" w:eastAsia="Calibri" w:hAnsiTheme="minorHAnsi" w:cstheme="minorHAnsi"/>
              </w:rPr>
            </w:pPr>
            <w:bookmarkStart w:id="197" w:name="_Toc237068388"/>
            <w:bookmarkStart w:id="198" w:name="_Toc237075616"/>
            <w:bookmarkStart w:id="199" w:name="_Toc237076117"/>
            <w:bookmarkStart w:id="200" w:name="_Toc237076581"/>
            <w:bookmarkStart w:id="201" w:name="_Toc237076868"/>
            <w:bookmarkEnd w:id="23"/>
          </w:p>
        </w:tc>
      </w:tr>
    </w:tbl>
    <w:p w:rsidR="00953671" w:rsidRPr="00994E45" w:rsidRDefault="00953671" w:rsidP="00953671">
      <w:pPr>
        <w:pStyle w:val="Heading2"/>
        <w:rPr>
          <w:rFonts w:asciiTheme="minorHAnsi" w:hAnsiTheme="minorHAnsi" w:cstheme="minorHAnsi"/>
        </w:rPr>
      </w:pPr>
      <w:bookmarkStart w:id="202" w:name="_Toc456958771"/>
      <w:bookmarkStart w:id="203" w:name="_Toc456959082"/>
      <w:bookmarkStart w:id="204" w:name="_Toc502860910"/>
      <w:r w:rsidRPr="00E71F88">
        <w:rPr>
          <w:rFonts w:asciiTheme="minorHAnsi" w:hAnsiTheme="minorHAnsi" w:cstheme="minorHAnsi"/>
          <w:caps/>
        </w:rPr>
        <w:t>Decisions</w:t>
      </w:r>
      <w:bookmarkEnd w:id="202"/>
      <w:bookmarkEnd w:id="203"/>
      <w:bookmarkEnd w:id="204"/>
    </w:p>
    <w:p w:rsidR="00953671" w:rsidRDefault="00953671" w:rsidP="00953671">
      <w:pPr>
        <w:pStyle w:val="Heading2"/>
      </w:pPr>
    </w:p>
    <w:p w:rsidR="00953671" w:rsidRDefault="00953671" w:rsidP="00953671">
      <w:pPr>
        <w:pStyle w:val="Heading2"/>
      </w:pPr>
      <w:bookmarkStart w:id="205" w:name="_Toc502860911"/>
      <w:r w:rsidRPr="009D4C01">
        <w:t>Acceptance &amp; Approvals</w:t>
      </w:r>
      <w:bookmarkEnd w:id="197"/>
      <w:bookmarkEnd w:id="198"/>
      <w:bookmarkEnd w:id="199"/>
      <w:bookmarkEnd w:id="200"/>
      <w:bookmarkEnd w:id="201"/>
      <w:bookmarkEnd w:id="205"/>
    </w:p>
    <w:p w:rsidR="00953671" w:rsidRPr="00E14275" w:rsidRDefault="00953671" w:rsidP="00953671">
      <w:pPr>
        <w:pStyle w:val="TOCHeading"/>
        <w:rPr>
          <w:sz w:val="22"/>
          <w:u w:val="none"/>
        </w:rPr>
      </w:pPr>
      <w:r w:rsidRPr="00E14275">
        <w:rPr>
          <w:sz w:val="22"/>
          <w:u w:val="none"/>
        </w:rPr>
        <w:t>Overview</w:t>
      </w:r>
    </w:p>
    <w:p w:rsidR="00953671" w:rsidRPr="00E14275" w:rsidRDefault="00953671" w:rsidP="00953671">
      <w:pPr>
        <w:jc w:val="both"/>
        <w:rPr>
          <w:rFonts w:cs="Calibri"/>
        </w:rPr>
      </w:pPr>
      <w:r>
        <w:t>This section is included as a option for capturing approvals. To understand what is required, refer to the tProcess activity “</w:t>
      </w:r>
      <w:r w:rsidRPr="00FB6421">
        <w:rPr>
          <w:rFonts w:cs="Courier New"/>
          <w:i/>
        </w:rPr>
        <w:t xml:space="preserve"> Design Applications, Obtain Commitment and Plan Testing</w:t>
      </w:r>
      <w:r>
        <w:t>.”</w:t>
      </w:r>
    </w:p>
    <w:p w:rsidR="00953671" w:rsidRPr="00E14275" w:rsidRDefault="00953671" w:rsidP="00953671">
      <w:pPr>
        <w:pStyle w:val="TOCHeading"/>
        <w:rPr>
          <w:sz w:val="22"/>
          <w:u w:val="none"/>
        </w:rPr>
      </w:pPr>
      <w:bookmarkStart w:id="206" w:name="_Toc237064681"/>
      <w:bookmarkStart w:id="207" w:name="_Toc237069370"/>
      <w:bookmarkStart w:id="208" w:name="_Toc237071312"/>
      <w:r w:rsidRPr="00E14275">
        <w:rPr>
          <w:sz w:val="22"/>
          <w:u w:val="none"/>
        </w:rPr>
        <w:lastRenderedPageBreak/>
        <w:t>Approvers</w:t>
      </w:r>
    </w:p>
    <w:tbl>
      <w:tblPr>
        <w:tblW w:w="9015"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60"/>
        <w:gridCol w:w="1490"/>
        <w:gridCol w:w="2152"/>
        <w:gridCol w:w="3213"/>
      </w:tblGrid>
      <w:tr w:rsidR="00953671" w:rsidTr="00B3676B">
        <w:trPr>
          <w:trHeight w:val="705"/>
        </w:trPr>
        <w:tc>
          <w:tcPr>
            <w:tcW w:w="2160"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ATTUID and Name</w:t>
            </w:r>
          </w:p>
        </w:tc>
        <w:tc>
          <w:tcPr>
            <w:tcW w:w="1490"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Role</w:t>
            </w:r>
          </w:p>
        </w:tc>
        <w:tc>
          <w:tcPr>
            <w:tcW w:w="2152"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Group/Application</w:t>
            </w:r>
          </w:p>
        </w:tc>
        <w:tc>
          <w:tcPr>
            <w:tcW w:w="3212"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Default="00953671" w:rsidP="00E52F44">
            <w:pPr>
              <w:keepNext/>
              <w:spacing w:before="120" w:after="120" w:line="276" w:lineRule="auto"/>
              <w:jc w:val="center"/>
              <w:rPr>
                <w:rFonts w:cs="Verdana"/>
                <w:b/>
                <w:bCs/>
                <w:color w:val="000000"/>
              </w:rPr>
            </w:pPr>
            <w:r w:rsidRPr="00E14275">
              <w:rPr>
                <w:rFonts w:cs="Verdana"/>
                <w:b/>
                <w:bCs/>
                <w:color w:val="000000"/>
              </w:rPr>
              <w:t>Version Approved, Approval Date and Approval Evidence</w:t>
            </w:r>
          </w:p>
        </w:tc>
      </w:tr>
      <w:tr w:rsidR="00953671" w:rsidTr="00B3676B">
        <w:trPr>
          <w:trHeight w:val="1532"/>
        </w:trPr>
        <w:tc>
          <w:tcPr>
            <w:tcW w:w="9015" w:type="dxa"/>
            <w:gridSpan w:val="4"/>
            <w:tcBorders>
              <w:top w:val="single" w:sz="4" w:space="0" w:color="auto"/>
              <w:left w:val="single" w:sz="4" w:space="0" w:color="auto"/>
              <w:right w:val="single" w:sz="4" w:space="0" w:color="auto"/>
            </w:tcBorders>
          </w:tcPr>
          <w:p w:rsidR="00953671" w:rsidRDefault="00953671" w:rsidP="00E52F44">
            <w:pPr>
              <w:spacing w:line="276" w:lineRule="auto"/>
              <w:rPr>
                <w:rFonts w:cs="Verdana"/>
                <w:color w:val="000000"/>
              </w:rPr>
            </w:pPr>
            <w:r>
              <w:rPr>
                <w:rFonts w:cs="Verdana"/>
                <w:color w:val="000000"/>
              </w:rPr>
              <w:t>See PRISM for approvals</w:t>
            </w:r>
          </w:p>
        </w:tc>
      </w:tr>
    </w:tbl>
    <w:p w:rsidR="00953671" w:rsidRDefault="00953671" w:rsidP="00953671"/>
    <w:p w:rsidR="00953671" w:rsidRDefault="00953671" w:rsidP="00953671"/>
    <w:p w:rsidR="00953671" w:rsidRPr="00E14275" w:rsidRDefault="00953671" w:rsidP="00953671"/>
    <w:bookmarkEnd w:id="206"/>
    <w:bookmarkEnd w:id="207"/>
    <w:bookmarkEnd w:id="208"/>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D56A1E" w:rsidRDefault="00D56A1E"/>
    <w:sectPr w:rsidR="00D56A1E">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5042" w:rsidRDefault="00FA5042" w:rsidP="006F74B6">
      <w:r>
        <w:separator/>
      </w:r>
    </w:p>
  </w:endnote>
  <w:endnote w:type="continuationSeparator" w:id="0">
    <w:p w:rsidR="00FA5042" w:rsidRDefault="00FA5042" w:rsidP="006F7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Malgun Gothic Semilight"/>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042" w:rsidRDefault="00FA5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042" w:rsidRPr="006F74B6" w:rsidRDefault="00FA5042" w:rsidP="00953671">
    <w:pPr>
      <w:spacing w:line="240" w:lineRule="atLeast"/>
      <w:jc w:val="center"/>
      <w:rPr>
        <w:rFonts w:ascii="Calibri" w:hAnsi="Calibri"/>
        <w:b/>
        <w:color w:val="000000"/>
      </w:rPr>
    </w:pPr>
    <w:r>
      <w:rPr>
        <w:rFonts w:ascii="Arial Unicode MS" w:eastAsia="Arial Unicode MS" w:hAnsi="Arial Unicode MS" w:cs="Arial Unicode MS"/>
        <w:b/>
        <w:color w:val="000000"/>
      </w:rPr>
      <w:t>AT&amp;T Proprietary (Internal Use Only)</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042" w:rsidRDefault="00FA5042" w:rsidP="00953671">
    <w:pPr>
      <w:pStyle w:val="Footer"/>
      <w:jc w:val="center"/>
    </w:pPr>
    <w:r>
      <w:t>AT&amp;T Proprietary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5042" w:rsidRDefault="00FA5042" w:rsidP="006F74B6">
      <w:r>
        <w:separator/>
      </w:r>
    </w:p>
  </w:footnote>
  <w:footnote w:type="continuationSeparator" w:id="0">
    <w:p w:rsidR="00FA5042" w:rsidRDefault="00FA5042" w:rsidP="006F7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042" w:rsidRDefault="00FA50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Look w:val="01E0" w:firstRow="1" w:lastRow="1" w:firstColumn="1" w:lastColumn="1" w:noHBand="0" w:noVBand="0"/>
    </w:tblPr>
    <w:tblGrid>
      <w:gridCol w:w="2573"/>
      <w:gridCol w:w="6453"/>
    </w:tblGrid>
    <w:tr w:rsidR="00FA5042" w:rsidRPr="00A7222B" w:rsidTr="00E52F44">
      <w:trPr>
        <w:trHeight w:val="1170"/>
      </w:trPr>
      <w:tc>
        <w:tcPr>
          <w:tcW w:w="3192" w:type="dxa"/>
        </w:tcPr>
        <w:p w:rsidR="00FA5042" w:rsidRPr="00B352A8" w:rsidRDefault="00FA5042" w:rsidP="00215743">
          <w:pPr>
            <w:pStyle w:val="Header"/>
          </w:pPr>
          <w:r>
            <w:rPr>
              <w:noProof/>
            </w:rPr>
            <w:drawing>
              <wp:anchor distT="0" distB="0" distL="114300" distR="114300" simplePos="0" relativeHeight="251659264" behindDoc="1" locked="0" layoutInCell="1" allowOverlap="1" wp14:anchorId="50BEBAF8" wp14:editId="40179628">
                <wp:simplePos x="0" y="0"/>
                <wp:positionH relativeFrom="page">
                  <wp:posOffset>26670</wp:posOffset>
                </wp:positionH>
                <wp:positionV relativeFrom="page">
                  <wp:posOffset>35560</wp:posOffset>
                </wp:positionV>
                <wp:extent cx="1028700" cy="476250"/>
                <wp:effectExtent l="0" t="0" r="0" b="0"/>
                <wp:wrapNone/>
                <wp:docPr id="1" name="Picture 1" descr="att_color_logo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_color_logo6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76250"/>
                        </a:xfrm>
                        <a:prstGeom prst="rect">
                          <a:avLst/>
                        </a:prstGeom>
                        <a:noFill/>
                      </pic:spPr>
                    </pic:pic>
                  </a:graphicData>
                </a:graphic>
                <wp14:sizeRelH relativeFrom="page">
                  <wp14:pctWidth>0</wp14:pctWidth>
                </wp14:sizeRelH>
                <wp14:sizeRelV relativeFrom="page">
                  <wp14:pctHeight>0</wp14:pctHeight>
                </wp14:sizeRelV>
              </wp:anchor>
            </w:drawing>
          </w:r>
        </w:p>
      </w:tc>
      <w:tc>
        <w:tcPr>
          <w:tcW w:w="7716" w:type="dxa"/>
        </w:tcPr>
        <w:p w:rsidR="00FA5042" w:rsidRPr="00A7222B" w:rsidRDefault="00FA5042" w:rsidP="00A7222B">
          <w:pPr>
            <w:pStyle w:val="Header"/>
            <w:jc w:val="right"/>
            <w:rPr>
              <w:b/>
            </w:rPr>
          </w:pPr>
          <w:r w:rsidRPr="00A7222B">
            <w:rPr>
              <w:b/>
            </w:rPr>
            <w:t>High Level Design</w:t>
          </w:r>
        </w:p>
        <w:p w:rsidR="00FA5042" w:rsidRPr="00A7222B" w:rsidRDefault="00FA5042" w:rsidP="00215743">
          <w:pPr>
            <w:pStyle w:val="Header2"/>
            <w:rPr>
              <w:b/>
              <w:sz w:val="28"/>
            </w:rPr>
          </w:pPr>
          <w:r w:rsidRPr="00A7222B">
            <w:rPr>
              <w:b/>
              <w:sz w:val="28"/>
            </w:rPr>
            <w:t>Truck Analytics</w:t>
          </w:r>
          <w:hyperlink r:id="rId2" w:history="1"/>
        </w:p>
        <w:p w:rsidR="00FA5042" w:rsidRPr="00A7222B" w:rsidRDefault="00FA5042" w:rsidP="00215743">
          <w:pPr>
            <w:pStyle w:val="Header2"/>
            <w:rPr>
              <w:b/>
            </w:rPr>
          </w:pPr>
        </w:p>
      </w:tc>
    </w:tr>
  </w:tbl>
  <w:p w:rsidR="00FA5042" w:rsidRPr="00E61C6C" w:rsidRDefault="00FA5042" w:rsidP="00215743">
    <w:pPr>
      <w:rPr>
        <w:sz w:val="16"/>
        <w:szCs w:val="16"/>
      </w:rPr>
    </w:pPr>
  </w:p>
  <w:p w:rsidR="00FA5042" w:rsidRDefault="00FA50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042" w:rsidRDefault="00FA5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B5EF0A2"/>
    <w:lvl w:ilvl="0">
      <w:start w:val="1"/>
      <w:numFmt w:val="bullet"/>
      <w:pStyle w:val="InstructionalBullet"/>
      <w:lvlText w:val=""/>
      <w:lvlJc w:val="left"/>
      <w:pPr>
        <w:tabs>
          <w:tab w:val="num" w:pos="360"/>
        </w:tabs>
        <w:ind w:left="360" w:hanging="360"/>
      </w:pPr>
      <w:rPr>
        <w:rFonts w:ascii="Symbol" w:hAnsi="Symbol" w:hint="default"/>
      </w:rPr>
    </w:lvl>
  </w:abstractNum>
  <w:abstractNum w:abstractNumId="1" w15:restartNumberingAfterBreak="0">
    <w:nsid w:val="011D67AD"/>
    <w:multiLevelType w:val="hybridMultilevel"/>
    <w:tmpl w:val="58A8AB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867A7"/>
    <w:multiLevelType w:val="hybridMultilevel"/>
    <w:tmpl w:val="3E360906"/>
    <w:lvl w:ilvl="0" w:tplc="04090013">
      <w:start w:val="1"/>
      <w:numFmt w:val="upperRoman"/>
      <w:lvlText w:val="%1."/>
      <w:lvlJc w:val="righ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A133745"/>
    <w:multiLevelType w:val="hybridMultilevel"/>
    <w:tmpl w:val="331ADC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B1622"/>
    <w:multiLevelType w:val="hybridMultilevel"/>
    <w:tmpl w:val="EFF2C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525C5"/>
    <w:multiLevelType w:val="hybridMultilevel"/>
    <w:tmpl w:val="3E360906"/>
    <w:lvl w:ilvl="0" w:tplc="04090013">
      <w:start w:val="1"/>
      <w:numFmt w:val="upperRoman"/>
      <w:lvlText w:val="%1."/>
      <w:lvlJc w:val="righ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5CD0361"/>
    <w:multiLevelType w:val="hybridMultilevel"/>
    <w:tmpl w:val="B4BE6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F51CE7"/>
    <w:multiLevelType w:val="hybridMultilevel"/>
    <w:tmpl w:val="F3AEEA8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8" w15:restartNumberingAfterBreak="0">
    <w:nsid w:val="1FF95B38"/>
    <w:multiLevelType w:val="hybridMultilevel"/>
    <w:tmpl w:val="96302030"/>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8E1A57"/>
    <w:multiLevelType w:val="hybridMultilevel"/>
    <w:tmpl w:val="164A5D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0708FC"/>
    <w:multiLevelType w:val="hybridMultilevel"/>
    <w:tmpl w:val="851E4AC2"/>
    <w:lvl w:ilvl="0" w:tplc="04090013">
      <w:start w:val="1"/>
      <w:numFmt w:val="upp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3841E2"/>
    <w:multiLevelType w:val="hybridMultilevel"/>
    <w:tmpl w:val="B45CCF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8C46DB6"/>
    <w:multiLevelType w:val="hybridMultilevel"/>
    <w:tmpl w:val="95DCC3E0"/>
    <w:lvl w:ilvl="0" w:tplc="97E22804">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B530D48"/>
    <w:multiLevelType w:val="hybridMultilevel"/>
    <w:tmpl w:val="B476B6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CB767C5"/>
    <w:multiLevelType w:val="hybridMultilevel"/>
    <w:tmpl w:val="6E86853E"/>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D2D2A7B"/>
    <w:multiLevelType w:val="hybridMultilevel"/>
    <w:tmpl w:val="B950CB0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BB5757"/>
    <w:multiLevelType w:val="hybridMultilevel"/>
    <w:tmpl w:val="BAA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E22EF5"/>
    <w:multiLevelType w:val="hybridMultilevel"/>
    <w:tmpl w:val="D5B895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FC156F"/>
    <w:multiLevelType w:val="hybridMultilevel"/>
    <w:tmpl w:val="3A3C8F08"/>
    <w:lvl w:ilvl="0" w:tplc="C060960E">
      <w:start w:val="1"/>
      <w:numFmt w:val="decimal"/>
      <w:lvlText w:val="%1)"/>
      <w:lvlJc w:val="left"/>
      <w:pPr>
        <w:ind w:left="720" w:hanging="360"/>
      </w:pPr>
      <w:rPr>
        <w:rFonts w:eastAsia="Times New Roman" w:cstheme="minorBidi" w:hint="default"/>
        <w:color w:val="1F497D"/>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234BEC"/>
    <w:multiLevelType w:val="hybridMultilevel"/>
    <w:tmpl w:val="A024F7A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5014B"/>
    <w:multiLevelType w:val="hybridMultilevel"/>
    <w:tmpl w:val="78F4BB0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87556EC"/>
    <w:multiLevelType w:val="hybridMultilevel"/>
    <w:tmpl w:val="E2486F3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A430C0A"/>
    <w:multiLevelType w:val="hybridMultilevel"/>
    <w:tmpl w:val="A54863C0"/>
    <w:lvl w:ilvl="0" w:tplc="995A824E">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FC67648"/>
    <w:multiLevelType w:val="hybridMultilevel"/>
    <w:tmpl w:val="52FE71BC"/>
    <w:lvl w:ilvl="0" w:tplc="33800070">
      <w:start w:val="1"/>
      <w:numFmt w:val="bullet"/>
      <w:pStyle w:val="TableBullet"/>
      <w:lvlText w:val=""/>
      <w:lvlJc w:val="left"/>
      <w:pPr>
        <w:tabs>
          <w:tab w:val="num" w:pos="936"/>
        </w:tabs>
        <w:ind w:left="936" w:hanging="360"/>
      </w:pPr>
      <w:rPr>
        <w:rFonts w:ascii="Symbol" w:hAnsi="Symbol" w:hint="default"/>
      </w:rPr>
    </w:lvl>
    <w:lvl w:ilvl="1" w:tplc="4F02635E">
      <w:start w:val="1"/>
      <w:numFmt w:val="bullet"/>
      <w:pStyle w:val="TableBullet2"/>
      <w:lvlText w:val="o"/>
      <w:lvlJc w:val="left"/>
      <w:pPr>
        <w:tabs>
          <w:tab w:val="num" w:pos="2016"/>
        </w:tabs>
        <w:ind w:left="2016" w:hanging="360"/>
      </w:pPr>
      <w:rPr>
        <w:rFonts w:ascii="Courier New" w:hAnsi="Courier New" w:cs="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4" w15:restartNumberingAfterBreak="0">
    <w:nsid w:val="66A931AC"/>
    <w:multiLevelType w:val="hybridMultilevel"/>
    <w:tmpl w:val="A54863C0"/>
    <w:lvl w:ilvl="0" w:tplc="995A824E">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D41366A"/>
    <w:multiLevelType w:val="hybridMultilevel"/>
    <w:tmpl w:val="7C621AE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713D0AE2"/>
    <w:multiLevelType w:val="hybridMultilevel"/>
    <w:tmpl w:val="65249614"/>
    <w:lvl w:ilvl="0" w:tplc="995A82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8D84657"/>
    <w:multiLevelType w:val="multilevel"/>
    <w:tmpl w:val="95E0426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C481686"/>
    <w:multiLevelType w:val="hybridMultilevel"/>
    <w:tmpl w:val="7A2442B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13"/>
  </w:num>
  <w:num w:numId="4">
    <w:abstractNumId w:val="1"/>
  </w:num>
  <w:num w:numId="5">
    <w:abstractNumId w:val="28"/>
  </w:num>
  <w:num w:numId="6">
    <w:abstractNumId w:val="19"/>
  </w:num>
  <w:num w:numId="7">
    <w:abstractNumId w:val="25"/>
  </w:num>
  <w:num w:numId="8">
    <w:abstractNumId w:val="6"/>
  </w:num>
  <w:num w:numId="9">
    <w:abstractNumId w:val="27"/>
  </w:num>
  <w:num w:numId="10">
    <w:abstractNumId w:val="16"/>
  </w:num>
  <w:num w:numId="11">
    <w:abstractNumId w:val="12"/>
  </w:num>
  <w:num w:numId="12">
    <w:abstractNumId w:val="7"/>
  </w:num>
  <w:num w:numId="13">
    <w:abstractNumId w:val="8"/>
  </w:num>
  <w:num w:numId="14">
    <w:abstractNumId w:val="2"/>
  </w:num>
  <w:num w:numId="15">
    <w:abstractNumId w:val="11"/>
  </w:num>
  <w:num w:numId="16">
    <w:abstractNumId w:val="24"/>
  </w:num>
  <w:num w:numId="17">
    <w:abstractNumId w:val="26"/>
  </w:num>
  <w:num w:numId="18">
    <w:abstractNumId w:val="4"/>
  </w:num>
  <w:num w:numId="19">
    <w:abstractNumId w:val="18"/>
  </w:num>
  <w:num w:numId="20">
    <w:abstractNumId w:val="9"/>
  </w:num>
  <w:num w:numId="21">
    <w:abstractNumId w:val="17"/>
  </w:num>
  <w:num w:numId="22">
    <w:abstractNumId w:val="3"/>
  </w:num>
  <w:num w:numId="23">
    <w:abstractNumId w:val="5"/>
  </w:num>
  <w:num w:numId="24">
    <w:abstractNumId w:val="10"/>
  </w:num>
  <w:num w:numId="25">
    <w:abstractNumId w:val="15"/>
  </w:num>
  <w:num w:numId="26">
    <w:abstractNumId w:val="20"/>
  </w:num>
  <w:num w:numId="27">
    <w:abstractNumId w:val="14"/>
  </w:num>
  <w:num w:numId="28">
    <w:abstractNumId w:val="22"/>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ngita Agarwal">
    <w15:presenceInfo w15:providerId="AD" w15:userId="S-1-5-21-4142229672-1116611770-156462332-112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671"/>
    <w:rsid w:val="0003705D"/>
    <w:rsid w:val="0004530A"/>
    <w:rsid w:val="00045B00"/>
    <w:rsid w:val="00064BB0"/>
    <w:rsid w:val="00070861"/>
    <w:rsid w:val="00070BAF"/>
    <w:rsid w:val="0007113D"/>
    <w:rsid w:val="0007385D"/>
    <w:rsid w:val="000757D4"/>
    <w:rsid w:val="00092B7D"/>
    <w:rsid w:val="000A0DC6"/>
    <w:rsid w:val="000A1FAC"/>
    <w:rsid w:val="000C40AF"/>
    <w:rsid w:val="000D32E6"/>
    <w:rsid w:val="000D670A"/>
    <w:rsid w:val="000D69AB"/>
    <w:rsid w:val="000E07AE"/>
    <w:rsid w:val="000E5B66"/>
    <w:rsid w:val="000F4862"/>
    <w:rsid w:val="00101051"/>
    <w:rsid w:val="00102935"/>
    <w:rsid w:val="0010797C"/>
    <w:rsid w:val="00110DDF"/>
    <w:rsid w:val="00126738"/>
    <w:rsid w:val="00154511"/>
    <w:rsid w:val="001717CC"/>
    <w:rsid w:val="00173129"/>
    <w:rsid w:val="001831CA"/>
    <w:rsid w:val="001943E1"/>
    <w:rsid w:val="001A2615"/>
    <w:rsid w:val="001B133C"/>
    <w:rsid w:val="001D54E5"/>
    <w:rsid w:val="001E16BC"/>
    <w:rsid w:val="001E3620"/>
    <w:rsid w:val="001F04BE"/>
    <w:rsid w:val="001F6424"/>
    <w:rsid w:val="00200377"/>
    <w:rsid w:val="0020648E"/>
    <w:rsid w:val="00206E27"/>
    <w:rsid w:val="0021033B"/>
    <w:rsid w:val="00215743"/>
    <w:rsid w:val="0022396A"/>
    <w:rsid w:val="0026071C"/>
    <w:rsid w:val="00263232"/>
    <w:rsid w:val="00273095"/>
    <w:rsid w:val="00276F1B"/>
    <w:rsid w:val="00277DBF"/>
    <w:rsid w:val="00296B09"/>
    <w:rsid w:val="002A0C15"/>
    <w:rsid w:val="002A74E8"/>
    <w:rsid w:val="002C4A4F"/>
    <w:rsid w:val="002E0FF9"/>
    <w:rsid w:val="003249E7"/>
    <w:rsid w:val="00330ED1"/>
    <w:rsid w:val="003325DD"/>
    <w:rsid w:val="00342BD9"/>
    <w:rsid w:val="003506F7"/>
    <w:rsid w:val="00350C84"/>
    <w:rsid w:val="00365CC6"/>
    <w:rsid w:val="003829D5"/>
    <w:rsid w:val="003A79D5"/>
    <w:rsid w:val="003B277E"/>
    <w:rsid w:val="003B2ABA"/>
    <w:rsid w:val="003B7FD1"/>
    <w:rsid w:val="003F1C7F"/>
    <w:rsid w:val="003F64CA"/>
    <w:rsid w:val="004003A5"/>
    <w:rsid w:val="00440771"/>
    <w:rsid w:val="0046118D"/>
    <w:rsid w:val="0047163F"/>
    <w:rsid w:val="0048675F"/>
    <w:rsid w:val="004A43CB"/>
    <w:rsid w:val="004C6A70"/>
    <w:rsid w:val="004D7A64"/>
    <w:rsid w:val="004E2A7A"/>
    <w:rsid w:val="004E6CC0"/>
    <w:rsid w:val="004F2A12"/>
    <w:rsid w:val="004F4DC7"/>
    <w:rsid w:val="004F7862"/>
    <w:rsid w:val="00520CE9"/>
    <w:rsid w:val="00521F75"/>
    <w:rsid w:val="005319F9"/>
    <w:rsid w:val="00541B14"/>
    <w:rsid w:val="00547107"/>
    <w:rsid w:val="0057530C"/>
    <w:rsid w:val="005770C9"/>
    <w:rsid w:val="00583138"/>
    <w:rsid w:val="00591921"/>
    <w:rsid w:val="005979CA"/>
    <w:rsid w:val="005A326B"/>
    <w:rsid w:val="005A6A89"/>
    <w:rsid w:val="005B77DD"/>
    <w:rsid w:val="005C3842"/>
    <w:rsid w:val="005C52CB"/>
    <w:rsid w:val="005C63A2"/>
    <w:rsid w:val="005D2465"/>
    <w:rsid w:val="005E41F1"/>
    <w:rsid w:val="005E528C"/>
    <w:rsid w:val="005F26A7"/>
    <w:rsid w:val="005F5125"/>
    <w:rsid w:val="00600300"/>
    <w:rsid w:val="00613124"/>
    <w:rsid w:val="00624F09"/>
    <w:rsid w:val="00632604"/>
    <w:rsid w:val="00633B6D"/>
    <w:rsid w:val="00636B24"/>
    <w:rsid w:val="006476F9"/>
    <w:rsid w:val="0065608D"/>
    <w:rsid w:val="00662119"/>
    <w:rsid w:val="006663DD"/>
    <w:rsid w:val="006724CF"/>
    <w:rsid w:val="00674754"/>
    <w:rsid w:val="00677726"/>
    <w:rsid w:val="006A6045"/>
    <w:rsid w:val="006A6268"/>
    <w:rsid w:val="006C6068"/>
    <w:rsid w:val="006F1F17"/>
    <w:rsid w:val="006F60A7"/>
    <w:rsid w:val="006F74B6"/>
    <w:rsid w:val="007019CF"/>
    <w:rsid w:val="0071161A"/>
    <w:rsid w:val="0072047F"/>
    <w:rsid w:val="00732522"/>
    <w:rsid w:val="007472D4"/>
    <w:rsid w:val="007503B6"/>
    <w:rsid w:val="00750E30"/>
    <w:rsid w:val="0076513D"/>
    <w:rsid w:val="007A32A0"/>
    <w:rsid w:val="007A7E39"/>
    <w:rsid w:val="007B591B"/>
    <w:rsid w:val="007D4B1E"/>
    <w:rsid w:val="007E0221"/>
    <w:rsid w:val="008119DA"/>
    <w:rsid w:val="00834437"/>
    <w:rsid w:val="00860E87"/>
    <w:rsid w:val="008613BD"/>
    <w:rsid w:val="00872843"/>
    <w:rsid w:val="00872C07"/>
    <w:rsid w:val="00874951"/>
    <w:rsid w:val="00880980"/>
    <w:rsid w:val="0088168F"/>
    <w:rsid w:val="008B38D2"/>
    <w:rsid w:val="008B4775"/>
    <w:rsid w:val="008B69AF"/>
    <w:rsid w:val="008C6819"/>
    <w:rsid w:val="008C6D81"/>
    <w:rsid w:val="008D256E"/>
    <w:rsid w:val="008D34BB"/>
    <w:rsid w:val="008D4A1D"/>
    <w:rsid w:val="008F5F0C"/>
    <w:rsid w:val="009074C4"/>
    <w:rsid w:val="00915067"/>
    <w:rsid w:val="009309BD"/>
    <w:rsid w:val="009339B9"/>
    <w:rsid w:val="00952AF0"/>
    <w:rsid w:val="00953558"/>
    <w:rsid w:val="00953671"/>
    <w:rsid w:val="00954F49"/>
    <w:rsid w:val="009609E4"/>
    <w:rsid w:val="00980121"/>
    <w:rsid w:val="00990B22"/>
    <w:rsid w:val="00997789"/>
    <w:rsid w:val="009A1E3C"/>
    <w:rsid w:val="009B2A88"/>
    <w:rsid w:val="009C5443"/>
    <w:rsid w:val="009D50C6"/>
    <w:rsid w:val="009D5468"/>
    <w:rsid w:val="009F0C52"/>
    <w:rsid w:val="009F4742"/>
    <w:rsid w:val="009F5BC5"/>
    <w:rsid w:val="00A61930"/>
    <w:rsid w:val="00A62096"/>
    <w:rsid w:val="00A631D8"/>
    <w:rsid w:val="00A7222B"/>
    <w:rsid w:val="00A72412"/>
    <w:rsid w:val="00A826C0"/>
    <w:rsid w:val="00A878CF"/>
    <w:rsid w:val="00AA034A"/>
    <w:rsid w:val="00AA61C7"/>
    <w:rsid w:val="00AB2EF8"/>
    <w:rsid w:val="00AC4A78"/>
    <w:rsid w:val="00AD03FA"/>
    <w:rsid w:val="00AD2929"/>
    <w:rsid w:val="00AD4FD3"/>
    <w:rsid w:val="00B00DFE"/>
    <w:rsid w:val="00B066DF"/>
    <w:rsid w:val="00B10ECC"/>
    <w:rsid w:val="00B15427"/>
    <w:rsid w:val="00B16C49"/>
    <w:rsid w:val="00B324E9"/>
    <w:rsid w:val="00B32D9A"/>
    <w:rsid w:val="00B3341B"/>
    <w:rsid w:val="00B3676B"/>
    <w:rsid w:val="00B74C1A"/>
    <w:rsid w:val="00B841EC"/>
    <w:rsid w:val="00B8468E"/>
    <w:rsid w:val="00B85A4B"/>
    <w:rsid w:val="00BA68B3"/>
    <w:rsid w:val="00BE6F3B"/>
    <w:rsid w:val="00BE7BF0"/>
    <w:rsid w:val="00C205BC"/>
    <w:rsid w:val="00C37B3A"/>
    <w:rsid w:val="00C37B9D"/>
    <w:rsid w:val="00C45B34"/>
    <w:rsid w:val="00C57079"/>
    <w:rsid w:val="00C7014A"/>
    <w:rsid w:val="00C7152F"/>
    <w:rsid w:val="00C729A8"/>
    <w:rsid w:val="00CA6123"/>
    <w:rsid w:val="00CC6839"/>
    <w:rsid w:val="00CD39A4"/>
    <w:rsid w:val="00CD4743"/>
    <w:rsid w:val="00CE3ACD"/>
    <w:rsid w:val="00CF15BD"/>
    <w:rsid w:val="00D014BE"/>
    <w:rsid w:val="00D01800"/>
    <w:rsid w:val="00D25527"/>
    <w:rsid w:val="00D261C2"/>
    <w:rsid w:val="00D30CC0"/>
    <w:rsid w:val="00D43DE1"/>
    <w:rsid w:val="00D45EF5"/>
    <w:rsid w:val="00D56A1E"/>
    <w:rsid w:val="00D62128"/>
    <w:rsid w:val="00D62299"/>
    <w:rsid w:val="00D75148"/>
    <w:rsid w:val="00D86850"/>
    <w:rsid w:val="00DA4FC7"/>
    <w:rsid w:val="00DB0066"/>
    <w:rsid w:val="00DE7AB3"/>
    <w:rsid w:val="00E12031"/>
    <w:rsid w:val="00E14C4F"/>
    <w:rsid w:val="00E24CD7"/>
    <w:rsid w:val="00E37635"/>
    <w:rsid w:val="00E41194"/>
    <w:rsid w:val="00E413C2"/>
    <w:rsid w:val="00E43CF1"/>
    <w:rsid w:val="00E45E00"/>
    <w:rsid w:val="00E52F44"/>
    <w:rsid w:val="00E70BEB"/>
    <w:rsid w:val="00E851F0"/>
    <w:rsid w:val="00E94BBC"/>
    <w:rsid w:val="00EA022B"/>
    <w:rsid w:val="00EA1DB5"/>
    <w:rsid w:val="00ED3A50"/>
    <w:rsid w:val="00ED4745"/>
    <w:rsid w:val="00ED5A19"/>
    <w:rsid w:val="00F02273"/>
    <w:rsid w:val="00F03EA9"/>
    <w:rsid w:val="00F13E76"/>
    <w:rsid w:val="00F15C2C"/>
    <w:rsid w:val="00F27D6E"/>
    <w:rsid w:val="00F31D7E"/>
    <w:rsid w:val="00F32C89"/>
    <w:rsid w:val="00F40FDC"/>
    <w:rsid w:val="00F66444"/>
    <w:rsid w:val="00F73BD3"/>
    <w:rsid w:val="00F75E3A"/>
    <w:rsid w:val="00F76425"/>
    <w:rsid w:val="00F8019D"/>
    <w:rsid w:val="00FA0C89"/>
    <w:rsid w:val="00FA1946"/>
    <w:rsid w:val="00FA29CA"/>
    <w:rsid w:val="00FA5042"/>
    <w:rsid w:val="00FA54AC"/>
    <w:rsid w:val="00FB3FC9"/>
    <w:rsid w:val="00FB408F"/>
    <w:rsid w:val="00FD0D9D"/>
    <w:rsid w:val="00FE19B4"/>
    <w:rsid w:val="00FE1D1B"/>
    <w:rsid w:val="00FF3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5B1AE0A"/>
  <w15:chartTrackingRefBased/>
  <w15:docId w15:val="{8A7087F2-B8F4-4479-9AF9-510C3EDD8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3671"/>
    <w:pPr>
      <w:spacing w:after="0" w:line="240" w:lineRule="auto"/>
    </w:pPr>
    <w:rPr>
      <w:rFonts w:ascii="Verdana" w:eastAsia="Times New Roman" w:hAnsi="Verdana" w:cs="Times New Roman"/>
      <w:sz w:val="20"/>
      <w:szCs w:val="20"/>
      <w:lang w:val="en-US"/>
    </w:rPr>
  </w:style>
  <w:style w:type="paragraph" w:styleId="Heading1">
    <w:name w:val="heading 1"/>
    <w:basedOn w:val="Normal"/>
    <w:next w:val="Normal"/>
    <w:link w:val="Heading1Char"/>
    <w:uiPriority w:val="9"/>
    <w:qFormat/>
    <w:rsid w:val="0095367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ection Title"/>
    <w:basedOn w:val="Heading1"/>
    <w:next w:val="Heading3"/>
    <w:link w:val="Heading2Char"/>
    <w:qFormat/>
    <w:rsid w:val="00953671"/>
    <w:pPr>
      <w:keepNext w:val="0"/>
      <w:keepLines w:val="0"/>
      <w:spacing w:before="120" w:after="240"/>
      <w:outlineLvl w:val="1"/>
    </w:pPr>
    <w:rPr>
      <w:rFonts w:ascii="Verdana" w:eastAsia="Times New Roman" w:hAnsi="Verdana" w:cs="Arial"/>
      <w:b/>
      <w:bCs/>
      <w:color w:val="auto"/>
      <w:kern w:val="32"/>
      <w:sz w:val="24"/>
    </w:rPr>
  </w:style>
  <w:style w:type="paragraph" w:styleId="Heading3">
    <w:name w:val="heading 3"/>
    <w:aliases w:val="Topic Title"/>
    <w:basedOn w:val="Normal"/>
    <w:next w:val="Normal"/>
    <w:link w:val="Heading3Char"/>
    <w:qFormat/>
    <w:rsid w:val="00953671"/>
    <w:pPr>
      <w:spacing w:before="120" w:after="24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F74B6"/>
    <w:pPr>
      <w:tabs>
        <w:tab w:val="center" w:pos="4513"/>
        <w:tab w:val="right" w:pos="9026"/>
      </w:tabs>
    </w:pPr>
  </w:style>
  <w:style w:type="character" w:customStyle="1" w:styleId="HeaderChar">
    <w:name w:val="Header Char"/>
    <w:basedOn w:val="DefaultParagraphFont"/>
    <w:link w:val="Header"/>
    <w:rsid w:val="006F74B6"/>
  </w:style>
  <w:style w:type="paragraph" w:styleId="Footer">
    <w:name w:val="footer"/>
    <w:basedOn w:val="Normal"/>
    <w:link w:val="FooterChar"/>
    <w:uiPriority w:val="99"/>
    <w:unhideWhenUsed/>
    <w:rsid w:val="006F74B6"/>
    <w:pPr>
      <w:tabs>
        <w:tab w:val="center" w:pos="4513"/>
        <w:tab w:val="right" w:pos="9026"/>
      </w:tabs>
    </w:pPr>
  </w:style>
  <w:style w:type="character" w:customStyle="1" w:styleId="FooterChar">
    <w:name w:val="Footer Char"/>
    <w:basedOn w:val="DefaultParagraphFont"/>
    <w:link w:val="Footer"/>
    <w:uiPriority w:val="99"/>
    <w:rsid w:val="006F74B6"/>
  </w:style>
  <w:style w:type="character" w:customStyle="1" w:styleId="Heading2Char">
    <w:name w:val="Heading 2 Char"/>
    <w:aliases w:val="Section Title Char"/>
    <w:basedOn w:val="DefaultParagraphFont"/>
    <w:link w:val="Heading2"/>
    <w:rsid w:val="00953671"/>
    <w:rPr>
      <w:rFonts w:ascii="Verdana" w:eastAsia="Times New Roman" w:hAnsi="Verdana" w:cs="Arial"/>
      <w:b/>
      <w:bCs/>
      <w:kern w:val="32"/>
      <w:sz w:val="24"/>
      <w:szCs w:val="32"/>
      <w:lang w:val="en-US"/>
    </w:rPr>
  </w:style>
  <w:style w:type="character" w:customStyle="1" w:styleId="Heading3Char">
    <w:name w:val="Heading 3 Char"/>
    <w:aliases w:val="Topic Title Char"/>
    <w:basedOn w:val="DefaultParagraphFont"/>
    <w:link w:val="Heading3"/>
    <w:rsid w:val="00953671"/>
    <w:rPr>
      <w:rFonts w:ascii="Verdana" w:eastAsia="Times New Roman" w:hAnsi="Verdana" w:cs="Arial"/>
      <w:b/>
      <w:bCs/>
      <w:sz w:val="20"/>
      <w:szCs w:val="26"/>
      <w:lang w:val="en-US"/>
    </w:rPr>
  </w:style>
  <w:style w:type="paragraph" w:customStyle="1" w:styleId="Separator">
    <w:name w:val="Separator"/>
    <w:basedOn w:val="Normal"/>
    <w:next w:val="Normal"/>
    <w:rsid w:val="00953671"/>
    <w:pPr>
      <w:pBdr>
        <w:top w:val="single" w:sz="6" w:space="1" w:color="auto"/>
        <w:between w:val="single" w:sz="6" w:space="1" w:color="auto"/>
      </w:pBdr>
      <w:spacing w:before="120" w:after="240"/>
      <w:ind w:left="1699"/>
    </w:pPr>
  </w:style>
  <w:style w:type="paragraph" w:customStyle="1" w:styleId="TableBullet">
    <w:name w:val="Table Bullet"/>
    <w:basedOn w:val="Normal"/>
    <w:rsid w:val="00953671"/>
    <w:pPr>
      <w:numPr>
        <w:numId w:val="2"/>
      </w:numPr>
      <w:spacing w:after="60"/>
    </w:pPr>
  </w:style>
  <w:style w:type="paragraph" w:customStyle="1" w:styleId="TableBullet2">
    <w:name w:val="Table Bullet 2"/>
    <w:basedOn w:val="TableBullet"/>
    <w:qFormat/>
    <w:rsid w:val="00953671"/>
    <w:pPr>
      <w:numPr>
        <w:ilvl w:val="1"/>
      </w:numPr>
    </w:pPr>
  </w:style>
  <w:style w:type="paragraph" w:styleId="TOC2">
    <w:name w:val="toc 2"/>
    <w:basedOn w:val="Normal"/>
    <w:next w:val="Normal"/>
    <w:autoRedefine/>
    <w:uiPriority w:val="39"/>
    <w:rsid w:val="00953671"/>
    <w:pPr>
      <w:ind w:left="216"/>
    </w:pPr>
    <w:rPr>
      <w:sz w:val="24"/>
    </w:rPr>
  </w:style>
  <w:style w:type="character" w:styleId="Hyperlink">
    <w:name w:val="Hyperlink"/>
    <w:basedOn w:val="DefaultParagraphFont"/>
    <w:uiPriority w:val="99"/>
    <w:rsid w:val="00953671"/>
    <w:rPr>
      <w:color w:val="0000FF"/>
      <w:u w:val="single"/>
    </w:rPr>
  </w:style>
  <w:style w:type="paragraph" w:customStyle="1" w:styleId="TableTop">
    <w:name w:val="Table Top"/>
    <w:basedOn w:val="Normal"/>
    <w:autoRedefine/>
    <w:rsid w:val="00953671"/>
    <w:pPr>
      <w:spacing w:before="60" w:after="60"/>
      <w:jc w:val="center"/>
    </w:pPr>
    <w:rPr>
      <w:b/>
    </w:rPr>
  </w:style>
  <w:style w:type="paragraph" w:customStyle="1" w:styleId="InstructionalBullet">
    <w:name w:val="Instructional Bullet"/>
    <w:basedOn w:val="Normal"/>
    <w:link w:val="InstructionalBulletChar"/>
    <w:qFormat/>
    <w:rsid w:val="00953671"/>
    <w:pPr>
      <w:numPr>
        <w:numId w:val="1"/>
      </w:numPr>
      <w:spacing w:after="60"/>
      <w:ind w:left="1080"/>
    </w:pPr>
    <w:rPr>
      <w:i/>
      <w:color w:val="067AB4"/>
    </w:rPr>
  </w:style>
  <w:style w:type="character" w:customStyle="1" w:styleId="InstructionalBulletChar">
    <w:name w:val="Instructional Bullet Char"/>
    <w:basedOn w:val="DefaultParagraphFont"/>
    <w:link w:val="InstructionalBullet"/>
    <w:rsid w:val="00953671"/>
    <w:rPr>
      <w:rFonts w:ascii="Verdana" w:eastAsia="Times New Roman" w:hAnsi="Verdana" w:cs="Times New Roman"/>
      <w:i/>
      <w:color w:val="067AB4"/>
      <w:sz w:val="20"/>
      <w:szCs w:val="20"/>
      <w:lang w:val="en-US"/>
    </w:rPr>
  </w:style>
  <w:style w:type="paragraph" w:customStyle="1" w:styleId="TableText">
    <w:name w:val="Table Text"/>
    <w:basedOn w:val="Normal"/>
    <w:link w:val="TableTextChar1"/>
    <w:uiPriority w:val="99"/>
    <w:qFormat/>
    <w:rsid w:val="00953671"/>
    <w:pPr>
      <w:overflowPunct w:val="0"/>
      <w:autoSpaceDE w:val="0"/>
      <w:autoSpaceDN w:val="0"/>
      <w:adjustRightInd w:val="0"/>
      <w:spacing w:before="60" w:after="120"/>
      <w:textAlignment w:val="baseline"/>
    </w:pPr>
    <w:rPr>
      <w:color w:val="000000"/>
    </w:rPr>
  </w:style>
  <w:style w:type="character" w:customStyle="1" w:styleId="Heading1Char">
    <w:name w:val="Heading 1 Char"/>
    <w:basedOn w:val="DefaultParagraphFont"/>
    <w:link w:val="Heading1"/>
    <w:uiPriority w:val="9"/>
    <w:rsid w:val="00953671"/>
    <w:rPr>
      <w:rFonts w:asciiTheme="majorHAnsi" w:eastAsiaTheme="majorEastAsia" w:hAnsiTheme="majorHAnsi" w:cstheme="majorBidi"/>
      <w:color w:val="365F91" w:themeColor="accent1" w:themeShade="BF"/>
      <w:sz w:val="32"/>
      <w:szCs w:val="32"/>
      <w:lang w:val="en-US"/>
    </w:rPr>
  </w:style>
  <w:style w:type="paragraph" w:styleId="TOCHeading">
    <w:name w:val="TOC Heading"/>
    <w:basedOn w:val="Heading1"/>
    <w:next w:val="Normal"/>
    <w:uiPriority w:val="39"/>
    <w:qFormat/>
    <w:rsid w:val="00953671"/>
    <w:pPr>
      <w:keepLines w:val="0"/>
      <w:spacing w:after="240"/>
      <w:outlineLvl w:val="9"/>
    </w:pPr>
    <w:rPr>
      <w:rFonts w:ascii="Verdana" w:eastAsia="Times New Roman" w:hAnsi="Verdana" w:cs="Times New Roman"/>
      <w:b/>
      <w:bCs/>
      <w:color w:val="auto"/>
      <w:kern w:val="32"/>
      <w:sz w:val="24"/>
      <w:szCs w:val="24"/>
      <w:u w:val="single"/>
    </w:rPr>
  </w:style>
  <w:style w:type="paragraph" w:customStyle="1" w:styleId="InstructionalText">
    <w:name w:val="Instructional Text"/>
    <w:basedOn w:val="Normal"/>
    <w:rsid w:val="00953671"/>
    <w:pPr>
      <w:spacing w:after="120"/>
    </w:pPr>
    <w:rPr>
      <w:rFonts w:cs="Courier New"/>
      <w:i/>
      <w:color w:val="067AB4"/>
    </w:rPr>
  </w:style>
  <w:style w:type="paragraph" w:customStyle="1" w:styleId="Default">
    <w:name w:val="Default"/>
    <w:rsid w:val="00953671"/>
    <w:pPr>
      <w:autoSpaceDE w:val="0"/>
      <w:autoSpaceDN w:val="0"/>
      <w:adjustRightInd w:val="0"/>
      <w:spacing w:after="0" w:line="240" w:lineRule="auto"/>
    </w:pPr>
    <w:rPr>
      <w:rFonts w:ascii="Verdana" w:eastAsia="Times New Roman" w:hAnsi="Verdana" w:cs="Verdana"/>
      <w:color w:val="000000"/>
      <w:sz w:val="24"/>
      <w:szCs w:val="24"/>
      <w:lang w:val="en-US"/>
    </w:rPr>
  </w:style>
  <w:style w:type="character" w:customStyle="1" w:styleId="TableTextChar1">
    <w:name w:val="Table Text Char1"/>
    <w:basedOn w:val="DefaultParagraphFont"/>
    <w:link w:val="TableText"/>
    <w:rsid w:val="00953671"/>
    <w:rPr>
      <w:rFonts w:ascii="Verdana" w:eastAsia="Times New Roman" w:hAnsi="Verdana" w:cs="Times New Roman"/>
      <w:color w:val="000000"/>
      <w:sz w:val="20"/>
      <w:szCs w:val="20"/>
      <w:lang w:val="en-US"/>
    </w:rPr>
  </w:style>
  <w:style w:type="paragraph" w:styleId="BodyText">
    <w:name w:val="Body Text"/>
    <w:basedOn w:val="Normal"/>
    <w:link w:val="BodyTextChar"/>
    <w:uiPriority w:val="99"/>
    <w:semiHidden/>
    <w:unhideWhenUsed/>
    <w:rsid w:val="00953671"/>
    <w:pPr>
      <w:spacing w:before="120" w:after="120"/>
    </w:pPr>
    <w:rPr>
      <w:rFonts w:ascii="Arial" w:hAnsi="Arial"/>
      <w:color w:val="000000"/>
      <w:sz w:val="22"/>
      <w:szCs w:val="22"/>
    </w:rPr>
  </w:style>
  <w:style w:type="character" w:customStyle="1" w:styleId="BodyTextChar">
    <w:name w:val="Body Text Char"/>
    <w:basedOn w:val="DefaultParagraphFont"/>
    <w:link w:val="BodyText"/>
    <w:uiPriority w:val="99"/>
    <w:semiHidden/>
    <w:rsid w:val="00953671"/>
    <w:rPr>
      <w:rFonts w:ascii="Arial" w:eastAsia="Times New Roman" w:hAnsi="Arial" w:cs="Times New Roman"/>
      <w:color w:val="000000"/>
      <w:lang w:val="en-US"/>
    </w:rPr>
  </w:style>
  <w:style w:type="paragraph" w:styleId="ListParagraph">
    <w:name w:val="List Paragraph"/>
    <w:basedOn w:val="Normal"/>
    <w:link w:val="ListParagraphChar"/>
    <w:uiPriority w:val="34"/>
    <w:qFormat/>
    <w:rsid w:val="00953671"/>
    <w:pPr>
      <w:spacing w:after="200" w:line="276" w:lineRule="auto"/>
      <w:ind w:left="720"/>
    </w:pPr>
    <w:rPr>
      <w:rFonts w:ascii="Calibri" w:eastAsiaTheme="minorHAnsi" w:hAnsi="Calibri" w:cs="Calibri"/>
      <w:sz w:val="22"/>
      <w:szCs w:val="22"/>
    </w:rPr>
  </w:style>
  <w:style w:type="paragraph" w:styleId="NormalWeb">
    <w:name w:val="Normal (Web)"/>
    <w:basedOn w:val="Normal"/>
    <w:unhideWhenUsed/>
    <w:rsid w:val="00953671"/>
    <w:pPr>
      <w:spacing w:before="100" w:beforeAutospacing="1" w:after="100" w:afterAutospacing="1"/>
    </w:pPr>
    <w:rPr>
      <w:rFonts w:ascii="Times New Roman" w:eastAsiaTheme="minorHAnsi" w:hAnsi="Times New Roman"/>
      <w:sz w:val="24"/>
      <w:szCs w:val="24"/>
    </w:rPr>
  </w:style>
  <w:style w:type="table" w:styleId="TableGrid">
    <w:name w:val="Table Grid"/>
    <w:basedOn w:val="TableNormal"/>
    <w:uiPriority w:val="39"/>
    <w:rsid w:val="00953671"/>
    <w:pPr>
      <w:spacing w:after="0" w:line="240" w:lineRule="auto"/>
    </w:pPr>
    <w:rPr>
      <w:rFonts w:ascii="Calibri" w:eastAsia="Calibri" w:hAnsi="Calibri"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locked/>
    <w:rsid w:val="00953671"/>
    <w:rPr>
      <w:rFonts w:ascii="Calibri" w:hAnsi="Calibri" w:cs="Calibri"/>
      <w:lang w:val="en-US"/>
    </w:rPr>
  </w:style>
  <w:style w:type="paragraph" w:customStyle="1" w:styleId="Header2">
    <w:name w:val="Header 2"/>
    <w:basedOn w:val="Header"/>
    <w:qFormat/>
    <w:rsid w:val="00215743"/>
    <w:pPr>
      <w:tabs>
        <w:tab w:val="clear" w:pos="4513"/>
        <w:tab w:val="clear" w:pos="9026"/>
      </w:tabs>
      <w:jc w:val="right"/>
    </w:pPr>
    <w:rPr>
      <w:rFonts w:cs="Arial"/>
      <w:color w:val="4D4D4D"/>
      <w:szCs w:val="28"/>
    </w:rPr>
  </w:style>
  <w:style w:type="paragraph" w:styleId="TOC3">
    <w:name w:val="toc 3"/>
    <w:basedOn w:val="Normal"/>
    <w:next w:val="Normal"/>
    <w:autoRedefine/>
    <w:uiPriority w:val="39"/>
    <w:unhideWhenUsed/>
    <w:rsid w:val="0010105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8904">
      <w:bodyDiv w:val="1"/>
      <w:marLeft w:val="0"/>
      <w:marRight w:val="0"/>
      <w:marTop w:val="0"/>
      <w:marBottom w:val="0"/>
      <w:divBdr>
        <w:top w:val="none" w:sz="0" w:space="0" w:color="auto"/>
        <w:left w:val="none" w:sz="0" w:space="0" w:color="auto"/>
        <w:bottom w:val="none" w:sz="0" w:space="0" w:color="auto"/>
        <w:right w:val="none" w:sz="0" w:space="0" w:color="auto"/>
      </w:divBdr>
    </w:div>
    <w:div w:id="178277916">
      <w:bodyDiv w:val="1"/>
      <w:marLeft w:val="0"/>
      <w:marRight w:val="0"/>
      <w:marTop w:val="0"/>
      <w:marBottom w:val="0"/>
      <w:divBdr>
        <w:top w:val="none" w:sz="0" w:space="0" w:color="auto"/>
        <w:left w:val="none" w:sz="0" w:space="0" w:color="auto"/>
        <w:bottom w:val="none" w:sz="0" w:space="0" w:color="auto"/>
        <w:right w:val="none" w:sz="0" w:space="0" w:color="auto"/>
      </w:divBdr>
    </w:div>
    <w:div w:id="413205399">
      <w:bodyDiv w:val="1"/>
      <w:marLeft w:val="0"/>
      <w:marRight w:val="0"/>
      <w:marTop w:val="0"/>
      <w:marBottom w:val="0"/>
      <w:divBdr>
        <w:top w:val="none" w:sz="0" w:space="0" w:color="auto"/>
        <w:left w:val="none" w:sz="0" w:space="0" w:color="auto"/>
        <w:bottom w:val="none" w:sz="0" w:space="0" w:color="auto"/>
        <w:right w:val="none" w:sz="0" w:space="0" w:color="auto"/>
      </w:divBdr>
      <w:divsChild>
        <w:div w:id="1288780381">
          <w:marLeft w:val="0"/>
          <w:marRight w:val="0"/>
          <w:marTop w:val="0"/>
          <w:marBottom w:val="0"/>
          <w:divBdr>
            <w:top w:val="none" w:sz="0" w:space="0" w:color="auto"/>
            <w:left w:val="none" w:sz="0" w:space="0" w:color="auto"/>
            <w:bottom w:val="none" w:sz="0" w:space="0" w:color="auto"/>
            <w:right w:val="none" w:sz="0" w:space="0" w:color="auto"/>
          </w:divBdr>
        </w:div>
      </w:divsChild>
    </w:div>
    <w:div w:id="581569566">
      <w:bodyDiv w:val="1"/>
      <w:marLeft w:val="0"/>
      <w:marRight w:val="0"/>
      <w:marTop w:val="0"/>
      <w:marBottom w:val="0"/>
      <w:divBdr>
        <w:top w:val="none" w:sz="0" w:space="0" w:color="auto"/>
        <w:left w:val="none" w:sz="0" w:space="0" w:color="auto"/>
        <w:bottom w:val="none" w:sz="0" w:space="0" w:color="auto"/>
        <w:right w:val="none" w:sz="0" w:space="0" w:color="auto"/>
      </w:divBdr>
    </w:div>
    <w:div w:id="728461883">
      <w:bodyDiv w:val="1"/>
      <w:marLeft w:val="0"/>
      <w:marRight w:val="0"/>
      <w:marTop w:val="0"/>
      <w:marBottom w:val="0"/>
      <w:divBdr>
        <w:top w:val="none" w:sz="0" w:space="0" w:color="auto"/>
        <w:left w:val="none" w:sz="0" w:space="0" w:color="auto"/>
        <w:bottom w:val="none" w:sz="0" w:space="0" w:color="auto"/>
        <w:right w:val="none" w:sz="0" w:space="0" w:color="auto"/>
      </w:divBdr>
    </w:div>
    <w:div w:id="929388621">
      <w:bodyDiv w:val="1"/>
      <w:marLeft w:val="0"/>
      <w:marRight w:val="0"/>
      <w:marTop w:val="0"/>
      <w:marBottom w:val="0"/>
      <w:divBdr>
        <w:top w:val="none" w:sz="0" w:space="0" w:color="auto"/>
        <w:left w:val="none" w:sz="0" w:space="0" w:color="auto"/>
        <w:bottom w:val="none" w:sz="0" w:space="0" w:color="auto"/>
        <w:right w:val="none" w:sz="0" w:space="0" w:color="auto"/>
      </w:divBdr>
    </w:div>
    <w:div w:id="1024138836">
      <w:bodyDiv w:val="1"/>
      <w:marLeft w:val="0"/>
      <w:marRight w:val="0"/>
      <w:marTop w:val="0"/>
      <w:marBottom w:val="0"/>
      <w:divBdr>
        <w:top w:val="none" w:sz="0" w:space="0" w:color="auto"/>
        <w:left w:val="none" w:sz="0" w:space="0" w:color="auto"/>
        <w:bottom w:val="none" w:sz="0" w:space="0" w:color="auto"/>
        <w:right w:val="none" w:sz="0" w:space="0" w:color="auto"/>
      </w:divBdr>
    </w:div>
    <w:div w:id="1249001533">
      <w:bodyDiv w:val="1"/>
      <w:marLeft w:val="0"/>
      <w:marRight w:val="0"/>
      <w:marTop w:val="0"/>
      <w:marBottom w:val="0"/>
      <w:divBdr>
        <w:top w:val="none" w:sz="0" w:space="0" w:color="auto"/>
        <w:left w:val="none" w:sz="0" w:space="0" w:color="auto"/>
        <w:bottom w:val="none" w:sz="0" w:space="0" w:color="auto"/>
        <w:right w:val="none" w:sz="0" w:space="0" w:color="auto"/>
      </w:divBdr>
    </w:div>
    <w:div w:id="1406295437">
      <w:bodyDiv w:val="1"/>
      <w:marLeft w:val="0"/>
      <w:marRight w:val="0"/>
      <w:marTop w:val="0"/>
      <w:marBottom w:val="0"/>
      <w:divBdr>
        <w:top w:val="none" w:sz="0" w:space="0" w:color="auto"/>
        <w:left w:val="none" w:sz="0" w:space="0" w:color="auto"/>
        <w:bottom w:val="none" w:sz="0" w:space="0" w:color="auto"/>
        <w:right w:val="none" w:sz="0" w:space="0" w:color="auto"/>
      </w:divBdr>
      <w:divsChild>
        <w:div w:id="314844682">
          <w:marLeft w:val="0"/>
          <w:marRight w:val="0"/>
          <w:marTop w:val="0"/>
          <w:marBottom w:val="0"/>
          <w:divBdr>
            <w:top w:val="none" w:sz="0" w:space="0" w:color="auto"/>
            <w:left w:val="none" w:sz="0" w:space="0" w:color="auto"/>
            <w:bottom w:val="none" w:sz="0" w:space="0" w:color="auto"/>
            <w:right w:val="none" w:sz="0" w:space="0" w:color="auto"/>
          </w:divBdr>
        </w:div>
      </w:divsChild>
    </w:div>
    <w:div w:id="1671836102">
      <w:bodyDiv w:val="1"/>
      <w:marLeft w:val="0"/>
      <w:marRight w:val="0"/>
      <w:marTop w:val="0"/>
      <w:marBottom w:val="0"/>
      <w:divBdr>
        <w:top w:val="none" w:sz="0" w:space="0" w:color="auto"/>
        <w:left w:val="none" w:sz="0" w:space="0" w:color="auto"/>
        <w:bottom w:val="none" w:sz="0" w:space="0" w:color="auto"/>
        <w:right w:val="none" w:sz="0" w:space="0" w:color="auto"/>
      </w:divBdr>
    </w:div>
    <w:div w:id="1772894005">
      <w:bodyDiv w:val="1"/>
      <w:marLeft w:val="0"/>
      <w:marRight w:val="0"/>
      <w:marTop w:val="0"/>
      <w:marBottom w:val="0"/>
      <w:divBdr>
        <w:top w:val="none" w:sz="0" w:space="0" w:color="auto"/>
        <w:left w:val="none" w:sz="0" w:space="0" w:color="auto"/>
        <w:bottom w:val="none" w:sz="0" w:space="0" w:color="auto"/>
        <w:right w:val="none" w:sz="0" w:space="0" w:color="auto"/>
      </w:divBdr>
    </w:div>
    <w:div w:id="1781340956">
      <w:bodyDiv w:val="1"/>
      <w:marLeft w:val="0"/>
      <w:marRight w:val="0"/>
      <w:marTop w:val="0"/>
      <w:marBottom w:val="0"/>
      <w:divBdr>
        <w:top w:val="none" w:sz="0" w:space="0" w:color="auto"/>
        <w:left w:val="none" w:sz="0" w:space="0" w:color="auto"/>
        <w:bottom w:val="none" w:sz="0" w:space="0" w:color="auto"/>
        <w:right w:val="none" w:sz="0" w:space="0" w:color="auto"/>
      </w:divBdr>
      <w:divsChild>
        <w:div w:id="508831506">
          <w:marLeft w:val="0"/>
          <w:marRight w:val="0"/>
          <w:marTop w:val="0"/>
          <w:marBottom w:val="0"/>
          <w:divBdr>
            <w:top w:val="none" w:sz="0" w:space="0" w:color="auto"/>
            <w:left w:val="none" w:sz="0" w:space="0" w:color="auto"/>
            <w:bottom w:val="none" w:sz="0" w:space="0" w:color="auto"/>
            <w:right w:val="none" w:sz="0" w:space="0" w:color="auto"/>
          </w:divBdr>
        </w:div>
      </w:divsChild>
    </w:div>
    <w:div w:id="20903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package" Target="embeddings/Microsoft_Excel_Worksheet1.xlsx"/><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ccs.web.att.com/capabilityguidance.htm" TargetMode="External"/><Relationship Id="rId7" Type="http://schemas.openxmlformats.org/officeDocument/2006/relationships/endnotes" Target="endnotes.xml"/><Relationship Id="rId12" Type="http://schemas.openxmlformats.org/officeDocument/2006/relationships/hyperlink" Target="file:///\\ATT.TechMahindra.com\Filer\FSDATA3\H609_ATT_RAPTOR\RAPTOR-Dipatch\Data_XBF_CLLI" TargetMode="External"/><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aa2166@att.com" TargetMode="External"/><Relationship Id="rId20" Type="http://schemas.openxmlformats.org/officeDocument/2006/relationships/hyperlink" Target="http://sccs.web.att.com/Integrated_Policies_and_Standards.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aa2166@att.com"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hyperlink" Target="http://itup.it.att.com/home/PElocationJumper.cfm?xPEname=ITSC%20Integrated%20Policies%20and%20Standard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Excel_Worksheet.xlsx"/><Relationship Id="rId22" Type="http://schemas.openxmlformats.org/officeDocument/2006/relationships/hyperlink" Target="file:///\\ATT.TechMahindra.com\Filer\FSDATA3\H609_ATT_RAPTOR\RAPTOR-Dipatch\Data_XBF_CLLI" TargetMode="External"/><Relationship Id="rId27" Type="http://schemas.openxmlformats.org/officeDocument/2006/relationships/header" Target="header3.xml"/><Relationship Id="rId30"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hyperlink" Target="http://myprism.cingular.net/ittools/project/resources/cfm/projectView.cfm?searchallemp=0&amp;activeTab=project&amp;&amp;kintana=293868&amp;pid=293868" TargetMode="External"/><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7D6A4-8C16-47C3-9323-E33F41150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5914</Words>
  <Characters>33710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Tech Mahindra Limited</Company>
  <LinksUpToDate>false</LinksUpToDate>
  <CharactersWithSpaces>39545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Sangita Agarwal</dc:creator>
  <cp:keywords/>
  <dc:description/>
  <cp:lastModifiedBy>Sangita Agarwal</cp:lastModifiedBy>
  <cp:revision>2</cp:revision>
  <dcterms:created xsi:type="dcterms:W3CDTF">2018-02-01T15:25:00Z</dcterms:created>
  <dcterms:modified xsi:type="dcterms:W3CDTF">2018-02-01T15:25:00Z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{70C78202-5AD3-4798-A7E3-FCB0F71B010B} {57E04040-5058-4C9F-AB77-6BC2BF3241F4} {64B96940-3ADC-47C2-9EE3-A29C791C949B} {C0BDC476-FA35-43B3-8B57-B164BE8B3491}</vt:lpwstr>
  </property>
  <property fmtid="{D5CDD505-2E9C-101B-9397-08002B2CF9AE}" pid="3" name="DLPManualFileClassificationLastModifiedBy">
    <vt:lpwstr>ATT\SA00490101</vt:lpwstr>
  </property>
  <property fmtid="{D5CDD505-2E9C-101B-9397-08002B2CF9AE}" pid="4" name="DLPManualFileClassificationLastModificationDate">
    <vt:lpwstr>1513948366</vt:lpwstr>
  </property>
  <property fmtid="{D5CDD505-2E9C-101B-9397-08002B2CF9AE}" pid="5" name="DLPManualFileClassificationVersion">
    <vt:lpwstr>10.0.100.37</vt:lpwstr>
  </property>
  <property fmtid="{D5CDD505-2E9C-101B-9397-08002B2CF9AE}" pid="6" name="Data_Classification">
    <vt:lpwstr>AT&amp;T Proprietary (Internal Use Only)_x000d_</vt:lpwstr>
  </property>
</Properties>
</file>